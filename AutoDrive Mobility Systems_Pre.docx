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A9CA0" w14:textId="3126DBBA" w:rsidR="00205FDD" w:rsidRPr="00253F1B" w:rsidRDefault="00205FDD" w:rsidP="006E2E60">
      <w:pPr>
        <w:pStyle w:val="Title"/>
        <w:spacing w:after="0"/>
        <w:jc w:val="center"/>
        <w:rPr>
          <w:rFonts w:asciiTheme="minorHAnsi" w:hAnsiTheme="minorHAnsi" w:cstheme="minorHAnsi"/>
          <w:b/>
          <w:bCs/>
          <w:sz w:val="22"/>
          <w:szCs w:val="22"/>
          <w:rPrChange w:id="0" w:author="Deepa Belani     /RLGPBG-DOM/IBANK/MUM" w:date="2026-06-24T12:29:00Z" w16du:dateUtc="2026-06-24T06:59:00Z">
            <w:rPr>
              <w:rFonts w:asciiTheme="minorHAnsi" w:hAnsiTheme="minorHAnsi" w:cstheme="minorHAnsi"/>
              <w:sz w:val="22"/>
              <w:szCs w:val="22"/>
            </w:rPr>
          </w:rPrChange>
        </w:rPr>
      </w:pPr>
      <w:proofErr w:type="spellStart"/>
      <w:r w:rsidRPr="00253F1B">
        <w:rPr>
          <w:rFonts w:asciiTheme="minorHAnsi" w:hAnsiTheme="minorHAnsi" w:cstheme="minorHAnsi"/>
          <w:b/>
          <w:bCs/>
          <w:sz w:val="22"/>
          <w:szCs w:val="22"/>
          <w:rPrChange w:id="1" w:author="Deepa Belani     /RLGPBG-DOM/IBANK/MUM" w:date="2026-06-24T12:29:00Z" w16du:dateUtc="2026-06-24T06:59:00Z">
            <w:rPr>
              <w:rFonts w:asciiTheme="minorHAnsi" w:hAnsiTheme="minorHAnsi" w:cstheme="minorHAnsi"/>
              <w:sz w:val="22"/>
              <w:szCs w:val="22"/>
            </w:rPr>
          </w:rPrChange>
        </w:rPr>
        <w:t>AutoDrive</w:t>
      </w:r>
      <w:proofErr w:type="spellEnd"/>
      <w:r w:rsidRPr="00253F1B">
        <w:rPr>
          <w:rFonts w:asciiTheme="minorHAnsi" w:hAnsiTheme="minorHAnsi" w:cstheme="minorHAnsi"/>
          <w:b/>
          <w:bCs/>
          <w:sz w:val="22"/>
          <w:szCs w:val="22"/>
          <w:rPrChange w:id="2" w:author="Deepa Belani     /RLGPBG-DOM/IBANK/MUM" w:date="2026-06-24T12:29:00Z" w16du:dateUtc="2026-06-24T06:59:00Z">
            <w:rPr>
              <w:rFonts w:asciiTheme="minorHAnsi" w:hAnsiTheme="minorHAnsi" w:cstheme="minorHAnsi"/>
              <w:sz w:val="22"/>
              <w:szCs w:val="22"/>
            </w:rPr>
          </w:rPrChange>
        </w:rPr>
        <w:t xml:space="preserve"> Mobility Systems</w:t>
      </w:r>
    </w:p>
    <w:p w14:paraId="01CFB86A" w14:textId="77777777" w:rsidR="006E2E60" w:rsidRPr="006E2E60" w:rsidRDefault="006E2E60" w:rsidP="006E2E60">
      <w:pPr>
        <w:spacing w:after="0" w:line="240" w:lineRule="auto"/>
        <w:rPr>
          <w:rFonts w:cstheme="minorHAnsi"/>
          <w:szCs w:val="22"/>
        </w:rPr>
      </w:pPr>
    </w:p>
    <w:p w14:paraId="44F00F4A" w14:textId="0AF8246D" w:rsidR="00205FDD" w:rsidRPr="00253F1B" w:rsidRDefault="00205FDD" w:rsidP="006E2E60">
      <w:pPr>
        <w:pStyle w:val="Subtitle"/>
        <w:spacing w:after="0" w:line="240" w:lineRule="auto"/>
        <w:jc w:val="center"/>
        <w:rPr>
          <w:rFonts w:cstheme="minorHAnsi"/>
          <w:b/>
          <w:bCs/>
          <w:sz w:val="22"/>
          <w:szCs w:val="22"/>
          <w:rPrChange w:id="3" w:author="Deepa Belani     /RLGPBG-DOM/IBANK/MUM" w:date="2026-06-24T12:29:00Z" w16du:dateUtc="2026-06-24T06:59:00Z">
            <w:rPr>
              <w:rFonts w:cstheme="minorHAnsi"/>
              <w:sz w:val="22"/>
              <w:szCs w:val="22"/>
            </w:rPr>
          </w:rPrChange>
        </w:rPr>
      </w:pPr>
      <w:r w:rsidRPr="00253F1B">
        <w:rPr>
          <w:rFonts w:cstheme="minorHAnsi"/>
          <w:b/>
          <w:bCs/>
          <w:sz w:val="22"/>
          <w:szCs w:val="22"/>
          <w:rPrChange w:id="4" w:author="Deepa Belani     /RLGPBG-DOM/IBANK/MUM" w:date="2026-06-24T12:29:00Z" w16du:dateUtc="2026-06-24T06:59:00Z">
            <w:rPr>
              <w:rFonts w:cstheme="minorHAnsi"/>
              <w:sz w:val="22"/>
              <w:szCs w:val="22"/>
            </w:rPr>
          </w:rPrChange>
        </w:rPr>
        <w:t>Capstone Project Pre-Submission Plan</w:t>
      </w:r>
    </w:p>
    <w:p w14:paraId="42B621CE" w14:textId="77777777" w:rsidR="006E2E60" w:rsidRPr="00253F1B" w:rsidRDefault="006E2E60" w:rsidP="006E2E60">
      <w:pPr>
        <w:spacing w:after="0" w:line="240" w:lineRule="auto"/>
        <w:rPr>
          <w:rFonts w:cstheme="minorHAnsi"/>
          <w:b/>
          <w:bCs/>
          <w:szCs w:val="22"/>
          <w:rPrChange w:id="5" w:author="Deepa Belani     /RLGPBG-DOM/IBANK/MUM" w:date="2026-06-24T12:29:00Z" w16du:dateUtc="2026-06-24T06:59:00Z">
            <w:rPr>
              <w:rFonts w:cstheme="minorHAnsi"/>
              <w:szCs w:val="22"/>
            </w:rPr>
          </w:rPrChange>
        </w:rPr>
      </w:pPr>
    </w:p>
    <w:p w14:paraId="6F4ACD48" w14:textId="77777777" w:rsidR="006E2E60" w:rsidRPr="006E2E60" w:rsidRDefault="00205FDD" w:rsidP="006E2E60">
      <w:pPr>
        <w:pStyle w:val="Subtitle"/>
        <w:spacing w:after="0" w:line="240" w:lineRule="auto"/>
        <w:rPr>
          <w:rFonts w:cstheme="minorHAnsi"/>
          <w:sz w:val="22"/>
          <w:szCs w:val="22"/>
        </w:rPr>
      </w:pPr>
      <w:r w:rsidRPr="006E2E60">
        <w:rPr>
          <w:rFonts w:cstheme="minorHAnsi"/>
          <w:sz w:val="22"/>
          <w:szCs w:val="22"/>
        </w:rPr>
        <w:t xml:space="preserve">Predictive Safety Analytics: Proactive Risk Management for Connected </w:t>
      </w:r>
    </w:p>
    <w:p w14:paraId="15AE6942" w14:textId="603BC03D" w:rsidR="00205FDD" w:rsidRPr="006E2E60" w:rsidRDefault="00205FDD" w:rsidP="006E2E60">
      <w:pPr>
        <w:pStyle w:val="Subtitle"/>
        <w:spacing w:after="0" w:line="240" w:lineRule="auto"/>
        <w:rPr>
          <w:rFonts w:cstheme="minorHAnsi"/>
          <w:sz w:val="22"/>
          <w:szCs w:val="22"/>
        </w:rPr>
      </w:pPr>
      <w:r w:rsidRPr="006E2E60">
        <w:rPr>
          <w:rFonts w:cstheme="minorHAnsi"/>
          <w:sz w:val="22"/>
          <w:szCs w:val="22"/>
        </w:rPr>
        <w:t>Vehicle Fleets</w:t>
      </w:r>
    </w:p>
    <w:p w14:paraId="07E61CB9" w14:textId="77777777" w:rsidR="006E2E60" w:rsidRPr="006E2E60" w:rsidRDefault="006E2E60" w:rsidP="006E2E60">
      <w:pPr>
        <w:spacing w:after="0" w:line="240" w:lineRule="auto"/>
        <w:rPr>
          <w:rFonts w:cstheme="minorHAnsi"/>
          <w:szCs w:val="22"/>
        </w:rPr>
      </w:pPr>
    </w:p>
    <w:tbl>
      <w:tblPr>
        <w:tblStyle w:val="TableGrid"/>
        <w:tblW w:w="0" w:type="auto"/>
        <w:tblLook w:val="04A0" w:firstRow="1" w:lastRow="0" w:firstColumn="1" w:lastColumn="0" w:noHBand="0" w:noVBand="1"/>
      </w:tblPr>
      <w:tblGrid>
        <w:gridCol w:w="2122"/>
        <w:gridCol w:w="6894"/>
      </w:tblGrid>
      <w:tr w:rsidR="00205FDD" w:rsidRPr="006E2E60" w14:paraId="5388FA01" w14:textId="77777777" w:rsidTr="00E70117">
        <w:tc>
          <w:tcPr>
            <w:tcW w:w="2122" w:type="dxa"/>
          </w:tcPr>
          <w:p w14:paraId="0B01C55D" w14:textId="77777777" w:rsidR="00205FDD" w:rsidRPr="006E2E60" w:rsidRDefault="00205FDD" w:rsidP="006E2E60">
            <w:pPr>
              <w:rPr>
                <w:rFonts w:cstheme="minorHAnsi"/>
                <w:szCs w:val="22"/>
              </w:rPr>
            </w:pPr>
            <w:r w:rsidRPr="006E2E60">
              <w:rPr>
                <w:rFonts w:cstheme="minorHAnsi"/>
                <w:szCs w:val="22"/>
              </w:rPr>
              <w:t>Submitted by</w:t>
            </w:r>
          </w:p>
        </w:tc>
        <w:tc>
          <w:tcPr>
            <w:tcW w:w="6894" w:type="dxa"/>
          </w:tcPr>
          <w:p w14:paraId="5DFD2533" w14:textId="0D1FC1F0" w:rsidR="00205FDD" w:rsidRPr="006E2E60" w:rsidRDefault="00205FDD" w:rsidP="006E2E60">
            <w:pPr>
              <w:rPr>
                <w:rFonts w:cstheme="minorHAnsi"/>
                <w:szCs w:val="22"/>
              </w:rPr>
            </w:pPr>
          </w:p>
        </w:tc>
      </w:tr>
      <w:tr w:rsidR="00205FDD" w:rsidRPr="006E2E60" w14:paraId="79A9D53A" w14:textId="77777777" w:rsidTr="00E70117">
        <w:tc>
          <w:tcPr>
            <w:tcW w:w="2122" w:type="dxa"/>
          </w:tcPr>
          <w:p w14:paraId="48EBE875" w14:textId="77777777" w:rsidR="00205FDD" w:rsidRPr="006E2E60" w:rsidRDefault="00205FDD" w:rsidP="006E2E60">
            <w:pPr>
              <w:rPr>
                <w:rFonts w:cstheme="minorHAnsi"/>
                <w:szCs w:val="22"/>
              </w:rPr>
            </w:pPr>
            <w:r w:rsidRPr="006E2E60">
              <w:rPr>
                <w:rFonts w:cstheme="minorHAnsi"/>
                <w:szCs w:val="22"/>
              </w:rPr>
              <w:t>Student ID</w:t>
            </w:r>
          </w:p>
        </w:tc>
        <w:tc>
          <w:tcPr>
            <w:tcW w:w="6894" w:type="dxa"/>
          </w:tcPr>
          <w:p w14:paraId="1D41A028" w14:textId="165FBAA1" w:rsidR="00205FDD" w:rsidRPr="006E2E60" w:rsidRDefault="00205FDD" w:rsidP="006E2E60">
            <w:pPr>
              <w:rPr>
                <w:rFonts w:cstheme="minorHAnsi"/>
                <w:szCs w:val="22"/>
              </w:rPr>
            </w:pPr>
          </w:p>
        </w:tc>
      </w:tr>
      <w:tr w:rsidR="00205FDD" w:rsidRPr="006E2E60" w14:paraId="200A3E3B" w14:textId="77777777" w:rsidTr="00E70117">
        <w:tc>
          <w:tcPr>
            <w:tcW w:w="2122" w:type="dxa"/>
          </w:tcPr>
          <w:p w14:paraId="036602D7" w14:textId="77777777" w:rsidR="00205FDD" w:rsidRPr="006E2E60" w:rsidRDefault="00205FDD" w:rsidP="006E2E60">
            <w:pPr>
              <w:rPr>
                <w:rFonts w:cstheme="minorHAnsi"/>
                <w:szCs w:val="22"/>
              </w:rPr>
            </w:pPr>
            <w:r w:rsidRPr="006E2E60">
              <w:rPr>
                <w:rFonts w:cstheme="minorHAnsi"/>
                <w:szCs w:val="22"/>
              </w:rPr>
              <w:t>Course</w:t>
            </w:r>
          </w:p>
        </w:tc>
        <w:tc>
          <w:tcPr>
            <w:tcW w:w="6894" w:type="dxa"/>
          </w:tcPr>
          <w:p w14:paraId="7B87B3D0" w14:textId="71876CEE" w:rsidR="00205FDD" w:rsidRPr="006E2E60" w:rsidRDefault="00205FDD" w:rsidP="006E2E60">
            <w:pPr>
              <w:rPr>
                <w:rFonts w:cstheme="minorHAnsi"/>
                <w:szCs w:val="22"/>
              </w:rPr>
            </w:pPr>
          </w:p>
        </w:tc>
      </w:tr>
      <w:tr w:rsidR="00205FDD" w:rsidRPr="006E2E60" w14:paraId="6E314873" w14:textId="77777777" w:rsidTr="00E70117">
        <w:tc>
          <w:tcPr>
            <w:tcW w:w="2122" w:type="dxa"/>
          </w:tcPr>
          <w:p w14:paraId="44022717" w14:textId="77777777" w:rsidR="00205FDD" w:rsidRPr="006E2E60" w:rsidRDefault="00205FDD" w:rsidP="006E2E60">
            <w:pPr>
              <w:rPr>
                <w:rFonts w:cstheme="minorHAnsi"/>
                <w:szCs w:val="22"/>
              </w:rPr>
            </w:pPr>
            <w:r w:rsidRPr="006E2E60">
              <w:rPr>
                <w:rFonts w:cstheme="minorHAnsi"/>
                <w:szCs w:val="22"/>
              </w:rPr>
              <w:t>Date</w:t>
            </w:r>
          </w:p>
        </w:tc>
        <w:tc>
          <w:tcPr>
            <w:tcW w:w="6894" w:type="dxa"/>
          </w:tcPr>
          <w:p w14:paraId="21A2660A" w14:textId="736ADA5F" w:rsidR="00205FDD" w:rsidRPr="006E2E60" w:rsidRDefault="00205FDD" w:rsidP="006E2E60">
            <w:pPr>
              <w:rPr>
                <w:rFonts w:cstheme="minorHAnsi"/>
                <w:szCs w:val="22"/>
              </w:rPr>
            </w:pPr>
          </w:p>
        </w:tc>
      </w:tr>
      <w:tr w:rsidR="00205FDD" w:rsidRPr="006E2E60" w14:paraId="354C1518" w14:textId="77777777" w:rsidTr="00E70117">
        <w:tc>
          <w:tcPr>
            <w:tcW w:w="2122" w:type="dxa"/>
          </w:tcPr>
          <w:p w14:paraId="73B5542B" w14:textId="77777777" w:rsidR="00205FDD" w:rsidRPr="006E2E60" w:rsidRDefault="00205FDD" w:rsidP="006E2E60">
            <w:pPr>
              <w:rPr>
                <w:rFonts w:cstheme="minorHAnsi"/>
                <w:szCs w:val="22"/>
              </w:rPr>
            </w:pPr>
            <w:r w:rsidRPr="006E2E60">
              <w:rPr>
                <w:rFonts w:cstheme="minorHAnsi"/>
                <w:szCs w:val="22"/>
              </w:rPr>
              <w:t>Guide</w:t>
            </w:r>
          </w:p>
        </w:tc>
        <w:tc>
          <w:tcPr>
            <w:tcW w:w="6894" w:type="dxa"/>
          </w:tcPr>
          <w:p w14:paraId="0E6AE126" w14:textId="65486EB6" w:rsidR="00205FDD" w:rsidRPr="006E2E60" w:rsidRDefault="00205FDD" w:rsidP="006E2E60">
            <w:pPr>
              <w:rPr>
                <w:rFonts w:cstheme="minorHAnsi"/>
                <w:szCs w:val="22"/>
              </w:rPr>
            </w:pPr>
          </w:p>
        </w:tc>
      </w:tr>
    </w:tbl>
    <w:p w14:paraId="7FEA07D9" w14:textId="77777777" w:rsidR="006E2E60" w:rsidRPr="006E2E60" w:rsidRDefault="006E2E60" w:rsidP="006E2E60">
      <w:pPr>
        <w:pStyle w:val="Heading1"/>
        <w:spacing w:before="0" w:after="0" w:line="240" w:lineRule="auto"/>
        <w:rPr>
          <w:rFonts w:asciiTheme="minorHAnsi" w:hAnsiTheme="minorHAnsi" w:cstheme="minorHAnsi"/>
          <w:sz w:val="22"/>
          <w:szCs w:val="22"/>
        </w:rPr>
      </w:pPr>
    </w:p>
    <w:p w14:paraId="28DE966F" w14:textId="6114DA4B" w:rsidR="006E2E60" w:rsidRPr="00253F1B" w:rsidRDefault="00205FDD" w:rsidP="006E2E60">
      <w:pPr>
        <w:pStyle w:val="Heading1"/>
        <w:numPr>
          <w:ilvl w:val="0"/>
          <w:numId w:val="1"/>
        </w:numPr>
        <w:spacing w:before="0" w:after="0" w:line="240" w:lineRule="auto"/>
        <w:ind w:left="0"/>
        <w:rPr>
          <w:rFonts w:asciiTheme="minorHAnsi" w:hAnsiTheme="minorHAnsi" w:cstheme="minorHAnsi"/>
          <w:b/>
          <w:bCs/>
          <w:sz w:val="22"/>
          <w:szCs w:val="22"/>
          <w:rPrChange w:id="6"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7" w:author="Deepa Belani     /RLGPBG-DOM/IBANK/MUM" w:date="2026-06-24T12:29:00Z" w16du:dateUtc="2026-06-24T06:59:00Z">
            <w:rPr>
              <w:rFonts w:asciiTheme="minorHAnsi" w:hAnsiTheme="minorHAnsi" w:cstheme="minorHAnsi"/>
              <w:sz w:val="22"/>
              <w:szCs w:val="22"/>
            </w:rPr>
          </w:rPrChange>
        </w:rPr>
        <w:t>PROJECT OVERVIEW</w:t>
      </w:r>
    </w:p>
    <w:p w14:paraId="2A5F92AF" w14:textId="064CF35F" w:rsidR="006E2E60" w:rsidRPr="00253F1B" w:rsidRDefault="00205FDD" w:rsidP="006E2E60">
      <w:pPr>
        <w:pStyle w:val="Heading2"/>
        <w:numPr>
          <w:ilvl w:val="1"/>
          <w:numId w:val="1"/>
        </w:numPr>
        <w:spacing w:before="0" w:after="0" w:line="240" w:lineRule="auto"/>
        <w:ind w:left="0"/>
        <w:rPr>
          <w:rFonts w:asciiTheme="minorHAnsi" w:hAnsiTheme="minorHAnsi" w:cstheme="minorHAnsi"/>
          <w:b/>
          <w:bCs/>
          <w:sz w:val="22"/>
          <w:szCs w:val="22"/>
          <w:rPrChange w:id="8"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9" w:author="Deepa Belani     /RLGPBG-DOM/IBANK/MUM" w:date="2026-06-24T12:29:00Z" w16du:dateUtc="2026-06-24T06:59:00Z">
            <w:rPr>
              <w:rFonts w:asciiTheme="minorHAnsi" w:hAnsiTheme="minorHAnsi" w:cstheme="minorHAnsi"/>
              <w:sz w:val="22"/>
              <w:szCs w:val="22"/>
            </w:rPr>
          </w:rPrChange>
        </w:rPr>
        <w:t>Problem Statement &amp; Strategic Goal</w:t>
      </w:r>
    </w:p>
    <w:p w14:paraId="1BF9B998" w14:textId="03B3D478" w:rsidR="00205FDD" w:rsidRPr="006E2E60" w:rsidRDefault="00205FDD" w:rsidP="006E2E60">
      <w:pPr>
        <w:spacing w:after="0" w:line="240" w:lineRule="auto"/>
        <w:rPr>
          <w:rFonts w:cstheme="minorHAnsi"/>
          <w:szCs w:val="22"/>
        </w:rPr>
      </w:pPr>
      <w:r w:rsidRPr="00F82414">
        <w:rPr>
          <w:rFonts w:cstheme="minorHAnsi"/>
          <w:b/>
          <w:bCs/>
          <w:szCs w:val="22"/>
          <w:rPrChange w:id="10" w:author="Deepa Belani     /RLGPBG-DOM/IBANK/MUM" w:date="2026-06-25T16:32:00Z" w16du:dateUtc="2026-06-25T11:02:00Z">
            <w:rPr>
              <w:rFonts w:cstheme="minorHAnsi"/>
              <w:szCs w:val="22"/>
            </w:rPr>
          </w:rPrChange>
        </w:rPr>
        <w:t>Business Problem</w:t>
      </w:r>
      <w:r w:rsidRPr="006E2E60">
        <w:rPr>
          <w:rFonts w:cstheme="minorHAnsi"/>
          <w:szCs w:val="22"/>
        </w:rPr>
        <w:t>: Fleet operators currently rely on reactive safety interventions, leading to preventable incidents, rising insurance claims, and operational disruptions. By the time incident patterns are identified through retrospective analysis, multiple incidents have already occurred.</w:t>
      </w:r>
    </w:p>
    <w:p w14:paraId="1B5A3CF6" w14:textId="68A5BAB7" w:rsidR="00205FDD" w:rsidRPr="006E2E60" w:rsidRDefault="00205FDD" w:rsidP="006E2E60">
      <w:pPr>
        <w:spacing w:after="0" w:line="240" w:lineRule="auto"/>
        <w:rPr>
          <w:rFonts w:cstheme="minorHAnsi"/>
          <w:szCs w:val="22"/>
        </w:rPr>
      </w:pPr>
      <w:r w:rsidRPr="00F82414">
        <w:rPr>
          <w:rFonts w:cstheme="minorHAnsi"/>
          <w:b/>
          <w:bCs/>
          <w:szCs w:val="22"/>
          <w:rPrChange w:id="11" w:author="Deepa Belani     /RLGPBG-DOM/IBANK/MUM" w:date="2026-06-25T16:32:00Z" w16du:dateUtc="2026-06-25T11:02:00Z">
            <w:rPr>
              <w:rFonts w:cstheme="minorHAnsi"/>
              <w:szCs w:val="22"/>
            </w:rPr>
          </w:rPrChange>
        </w:rPr>
        <w:t>Strategic Goal</w:t>
      </w:r>
      <w:r w:rsidRPr="006E2E60">
        <w:rPr>
          <w:rFonts w:cstheme="minorHAnsi"/>
          <w:szCs w:val="22"/>
        </w:rPr>
        <w:t xml:space="preserve">: Shift from reactive to proactive risk management using telematics </w:t>
      </w:r>
      <w:del w:id="12" w:author="Deepa Belani     /RLGPBG-DOM/IBANK/MUM" w:date="2026-06-25T16:32:00Z" w16du:dateUtc="2026-06-25T11:02:00Z">
        <w:r w:rsidRPr="006E2E60" w:rsidDel="00F82414">
          <w:rPr>
            <w:rFonts w:cstheme="minorHAnsi"/>
            <w:szCs w:val="22"/>
          </w:rPr>
          <w:delText xml:space="preserve">and </w:delText>
        </w:r>
      </w:del>
      <w:ins w:id="13" w:author="Deepa Belani     /RLGPBG-DOM/IBANK/MUM" w:date="2026-06-25T16:32:00Z" w16du:dateUtc="2026-06-25T11:02:00Z">
        <w:r w:rsidR="00F82414">
          <w:rPr>
            <w:rFonts w:cstheme="minorHAnsi"/>
            <w:szCs w:val="22"/>
          </w:rPr>
          <w:t>&amp;</w:t>
        </w:r>
        <w:r w:rsidR="00F82414" w:rsidRPr="006E2E60">
          <w:rPr>
            <w:rFonts w:cstheme="minorHAnsi"/>
            <w:szCs w:val="22"/>
          </w:rPr>
          <w:t xml:space="preserve"> </w:t>
        </w:r>
      </w:ins>
      <w:r w:rsidRPr="006E2E60">
        <w:rPr>
          <w:rFonts w:cstheme="minorHAnsi"/>
          <w:szCs w:val="22"/>
        </w:rPr>
        <w:t>behavioural data.</w:t>
      </w:r>
    </w:p>
    <w:p w14:paraId="36799C33" w14:textId="1379A51D" w:rsidR="00205FDD" w:rsidRPr="006E2E60" w:rsidRDefault="00205FDD" w:rsidP="006E2E60">
      <w:pPr>
        <w:spacing w:after="0" w:line="240" w:lineRule="auto"/>
        <w:rPr>
          <w:rFonts w:cstheme="minorHAnsi"/>
          <w:szCs w:val="22"/>
        </w:rPr>
      </w:pPr>
      <w:r w:rsidRPr="00F82414">
        <w:rPr>
          <w:rFonts w:cstheme="minorHAnsi"/>
          <w:b/>
          <w:bCs/>
          <w:szCs w:val="22"/>
          <w:rPrChange w:id="14" w:author="Deepa Belani     /RLGPBG-DOM/IBANK/MUM" w:date="2026-06-25T16:32:00Z" w16du:dateUtc="2026-06-25T11:02:00Z">
            <w:rPr>
              <w:rFonts w:cstheme="minorHAnsi"/>
              <w:szCs w:val="22"/>
            </w:rPr>
          </w:rPrChange>
        </w:rPr>
        <w:t>Target Outcomes</w:t>
      </w:r>
      <w:r w:rsidRPr="006E2E60">
        <w:rPr>
          <w:rFonts w:cstheme="minorHAnsi"/>
          <w:szCs w:val="22"/>
        </w:rPr>
        <w:t>: 20-30% reduction in incidents, lower insurance claims, improved driver safety.</w:t>
      </w:r>
    </w:p>
    <w:p w14:paraId="7383DFC0" w14:textId="77777777" w:rsidR="006E2E60" w:rsidRPr="006E2E60" w:rsidRDefault="006E2E60" w:rsidP="006E2E60">
      <w:pPr>
        <w:spacing w:after="0" w:line="240" w:lineRule="auto"/>
        <w:rPr>
          <w:rFonts w:cstheme="minorHAnsi"/>
          <w:szCs w:val="22"/>
        </w:rPr>
      </w:pPr>
    </w:p>
    <w:p w14:paraId="6AC90DC5" w14:textId="5287E056" w:rsidR="00205FDD" w:rsidRPr="00253F1B" w:rsidRDefault="00205FDD" w:rsidP="006E2E60">
      <w:pPr>
        <w:pStyle w:val="Heading2"/>
        <w:numPr>
          <w:ilvl w:val="1"/>
          <w:numId w:val="1"/>
        </w:numPr>
        <w:spacing w:before="0" w:after="0" w:line="240" w:lineRule="auto"/>
        <w:ind w:left="0"/>
        <w:rPr>
          <w:rFonts w:asciiTheme="minorHAnsi" w:hAnsiTheme="minorHAnsi" w:cstheme="minorHAnsi"/>
          <w:b/>
          <w:bCs/>
          <w:sz w:val="22"/>
          <w:szCs w:val="22"/>
          <w:rPrChange w:id="15"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16" w:author="Deepa Belani     /RLGPBG-DOM/IBANK/MUM" w:date="2026-06-24T12:29:00Z" w16du:dateUtc="2026-06-24T06:59:00Z">
            <w:rPr>
              <w:rFonts w:asciiTheme="minorHAnsi" w:hAnsiTheme="minorHAnsi" w:cstheme="minorHAnsi"/>
              <w:sz w:val="22"/>
              <w:szCs w:val="22"/>
            </w:rPr>
          </w:rPrChange>
        </w:rPr>
        <w:t>Project Objectives</w:t>
      </w:r>
    </w:p>
    <w:tbl>
      <w:tblPr>
        <w:tblStyle w:val="TableGrid"/>
        <w:tblW w:w="0" w:type="auto"/>
        <w:tblLook w:val="04A0" w:firstRow="1" w:lastRow="0" w:firstColumn="1" w:lastColumn="0" w:noHBand="0" w:noVBand="1"/>
      </w:tblPr>
      <w:tblGrid>
        <w:gridCol w:w="1233"/>
        <w:gridCol w:w="1739"/>
        <w:gridCol w:w="6044"/>
      </w:tblGrid>
      <w:tr w:rsidR="0016251A" w:rsidRPr="006E2E60" w14:paraId="2B2BDA0A" w14:textId="77777777" w:rsidTr="00A94995">
        <w:tc>
          <w:tcPr>
            <w:tcW w:w="1233" w:type="dxa"/>
          </w:tcPr>
          <w:p w14:paraId="40B21CF2" w14:textId="41B61AFC" w:rsidR="0016251A" w:rsidRPr="006E2E60" w:rsidRDefault="0016251A" w:rsidP="006E2E60">
            <w:pPr>
              <w:jc w:val="center"/>
              <w:rPr>
                <w:rFonts w:cstheme="minorHAnsi"/>
                <w:szCs w:val="22"/>
              </w:rPr>
            </w:pPr>
            <w:r w:rsidRPr="006E2E60">
              <w:rPr>
                <w:rFonts w:cstheme="minorHAnsi"/>
                <w:szCs w:val="22"/>
              </w:rPr>
              <w:t>Objective</w:t>
            </w:r>
          </w:p>
        </w:tc>
        <w:tc>
          <w:tcPr>
            <w:tcW w:w="1739" w:type="dxa"/>
          </w:tcPr>
          <w:p w14:paraId="0C0D3573" w14:textId="6D414E6C" w:rsidR="0016251A" w:rsidRPr="006E2E60" w:rsidRDefault="0016251A" w:rsidP="006E2E60">
            <w:pPr>
              <w:jc w:val="center"/>
              <w:rPr>
                <w:rFonts w:cstheme="minorHAnsi"/>
                <w:szCs w:val="22"/>
              </w:rPr>
            </w:pPr>
            <w:r w:rsidRPr="006E2E60">
              <w:rPr>
                <w:rFonts w:cstheme="minorHAnsi"/>
                <w:szCs w:val="22"/>
              </w:rPr>
              <w:t>Type</w:t>
            </w:r>
          </w:p>
        </w:tc>
        <w:tc>
          <w:tcPr>
            <w:tcW w:w="6044" w:type="dxa"/>
          </w:tcPr>
          <w:p w14:paraId="71C845D4" w14:textId="7D6A6F55" w:rsidR="0016251A" w:rsidRPr="006E2E60" w:rsidRDefault="0016251A" w:rsidP="006E2E60">
            <w:pPr>
              <w:jc w:val="center"/>
              <w:rPr>
                <w:rFonts w:cstheme="minorHAnsi"/>
                <w:szCs w:val="22"/>
              </w:rPr>
            </w:pPr>
            <w:r w:rsidRPr="006E2E60">
              <w:rPr>
                <w:rFonts w:cstheme="minorHAnsi"/>
                <w:szCs w:val="22"/>
              </w:rPr>
              <w:t>Description</w:t>
            </w:r>
          </w:p>
        </w:tc>
      </w:tr>
      <w:tr w:rsidR="0016251A" w:rsidRPr="006E2E60" w14:paraId="7DF242B6" w14:textId="77777777" w:rsidTr="00A94995">
        <w:tc>
          <w:tcPr>
            <w:tcW w:w="1233" w:type="dxa"/>
          </w:tcPr>
          <w:p w14:paraId="4C588D92" w14:textId="77777777" w:rsidR="0016251A" w:rsidRPr="006E2E60" w:rsidRDefault="0016251A" w:rsidP="006E2E60">
            <w:pPr>
              <w:jc w:val="both"/>
              <w:rPr>
                <w:rFonts w:cstheme="minorHAnsi"/>
                <w:szCs w:val="22"/>
              </w:rPr>
            </w:pPr>
            <w:r w:rsidRPr="006E2E60">
              <w:rPr>
                <w:rFonts w:cstheme="minorHAnsi"/>
                <w:szCs w:val="22"/>
              </w:rPr>
              <w:t xml:space="preserve">Primary </w:t>
            </w:r>
          </w:p>
        </w:tc>
        <w:tc>
          <w:tcPr>
            <w:tcW w:w="1739" w:type="dxa"/>
          </w:tcPr>
          <w:p w14:paraId="7C3BEF01" w14:textId="77777777" w:rsidR="0016251A" w:rsidRPr="006E2E60" w:rsidRDefault="0016251A" w:rsidP="006E2E60">
            <w:pPr>
              <w:jc w:val="both"/>
              <w:rPr>
                <w:rFonts w:cstheme="minorHAnsi"/>
                <w:szCs w:val="22"/>
              </w:rPr>
            </w:pPr>
            <w:r w:rsidRPr="006E2E60">
              <w:rPr>
                <w:rFonts w:cstheme="minorHAnsi"/>
                <w:szCs w:val="22"/>
              </w:rPr>
              <w:t xml:space="preserve"> Classification </w:t>
            </w:r>
          </w:p>
        </w:tc>
        <w:tc>
          <w:tcPr>
            <w:tcW w:w="6044" w:type="dxa"/>
          </w:tcPr>
          <w:p w14:paraId="224CF8D2" w14:textId="77777777" w:rsidR="0016251A" w:rsidRPr="006E2E60" w:rsidRDefault="0016251A" w:rsidP="006E2E60">
            <w:pPr>
              <w:jc w:val="both"/>
              <w:rPr>
                <w:rFonts w:cstheme="minorHAnsi"/>
                <w:szCs w:val="22"/>
              </w:rPr>
            </w:pPr>
            <w:r w:rsidRPr="006E2E60">
              <w:rPr>
                <w:rFonts w:cstheme="minorHAnsi"/>
                <w:szCs w:val="22"/>
              </w:rPr>
              <w:t xml:space="preserve"> Predict whether a vehicle/driver will experience a safety incident</w:t>
            </w:r>
          </w:p>
        </w:tc>
      </w:tr>
      <w:tr w:rsidR="0016251A" w:rsidRPr="006E2E60" w14:paraId="4A15B6B2" w14:textId="77777777" w:rsidTr="00A94995">
        <w:tc>
          <w:tcPr>
            <w:tcW w:w="1233" w:type="dxa"/>
          </w:tcPr>
          <w:p w14:paraId="51F649AF" w14:textId="77777777" w:rsidR="0016251A" w:rsidRPr="006E2E60" w:rsidRDefault="0016251A" w:rsidP="006E2E60">
            <w:pPr>
              <w:jc w:val="both"/>
              <w:rPr>
                <w:rFonts w:cstheme="minorHAnsi"/>
                <w:szCs w:val="22"/>
              </w:rPr>
            </w:pPr>
            <w:r w:rsidRPr="006E2E60">
              <w:rPr>
                <w:rFonts w:cstheme="minorHAnsi"/>
                <w:szCs w:val="22"/>
              </w:rPr>
              <w:t xml:space="preserve">Secondary </w:t>
            </w:r>
          </w:p>
        </w:tc>
        <w:tc>
          <w:tcPr>
            <w:tcW w:w="1739" w:type="dxa"/>
          </w:tcPr>
          <w:p w14:paraId="7075AB4B" w14:textId="77777777" w:rsidR="0016251A" w:rsidRPr="006E2E60" w:rsidRDefault="0016251A" w:rsidP="006E2E60">
            <w:pPr>
              <w:jc w:val="both"/>
              <w:rPr>
                <w:rFonts w:cstheme="minorHAnsi"/>
                <w:szCs w:val="22"/>
              </w:rPr>
            </w:pPr>
            <w:r w:rsidRPr="006E2E60">
              <w:rPr>
                <w:rFonts w:cstheme="minorHAnsi"/>
                <w:szCs w:val="22"/>
              </w:rPr>
              <w:t xml:space="preserve"> Regression </w:t>
            </w:r>
          </w:p>
        </w:tc>
        <w:tc>
          <w:tcPr>
            <w:tcW w:w="6044" w:type="dxa"/>
          </w:tcPr>
          <w:p w14:paraId="6D394B96" w14:textId="77777777" w:rsidR="0016251A" w:rsidRPr="006E2E60" w:rsidRDefault="0016251A" w:rsidP="006E2E60">
            <w:pPr>
              <w:jc w:val="both"/>
              <w:rPr>
                <w:rFonts w:cstheme="minorHAnsi"/>
                <w:szCs w:val="22"/>
              </w:rPr>
            </w:pPr>
            <w:r w:rsidRPr="006E2E60">
              <w:rPr>
                <w:rFonts w:cstheme="minorHAnsi"/>
                <w:szCs w:val="22"/>
              </w:rPr>
              <w:t xml:space="preserve"> Estimate insurance claim amount for risk prioritization</w:t>
            </w:r>
          </w:p>
        </w:tc>
      </w:tr>
      <w:tr w:rsidR="0016251A" w:rsidRPr="006E2E60" w14:paraId="13323077" w14:textId="77777777" w:rsidTr="00A94995">
        <w:tc>
          <w:tcPr>
            <w:tcW w:w="1233" w:type="dxa"/>
          </w:tcPr>
          <w:p w14:paraId="3E0EB896" w14:textId="77777777" w:rsidR="0016251A" w:rsidRPr="006E2E60" w:rsidRDefault="0016251A" w:rsidP="006E2E60">
            <w:pPr>
              <w:jc w:val="both"/>
              <w:rPr>
                <w:rFonts w:cstheme="minorHAnsi"/>
                <w:szCs w:val="22"/>
              </w:rPr>
            </w:pPr>
            <w:r w:rsidRPr="006E2E60">
              <w:rPr>
                <w:rFonts w:cstheme="minorHAnsi"/>
                <w:szCs w:val="22"/>
              </w:rPr>
              <w:t xml:space="preserve">Tertiary </w:t>
            </w:r>
          </w:p>
        </w:tc>
        <w:tc>
          <w:tcPr>
            <w:tcW w:w="1739" w:type="dxa"/>
          </w:tcPr>
          <w:p w14:paraId="55CC17E0" w14:textId="77777777" w:rsidR="0016251A" w:rsidRPr="006E2E60" w:rsidRDefault="0016251A" w:rsidP="006E2E60">
            <w:pPr>
              <w:jc w:val="both"/>
              <w:rPr>
                <w:rFonts w:cstheme="minorHAnsi"/>
                <w:szCs w:val="22"/>
              </w:rPr>
            </w:pPr>
            <w:r w:rsidRPr="006E2E60">
              <w:rPr>
                <w:rFonts w:cstheme="minorHAnsi"/>
                <w:szCs w:val="22"/>
              </w:rPr>
              <w:t xml:space="preserve"> Segmentation </w:t>
            </w:r>
          </w:p>
        </w:tc>
        <w:tc>
          <w:tcPr>
            <w:tcW w:w="6044" w:type="dxa"/>
          </w:tcPr>
          <w:p w14:paraId="11BCCDDC" w14:textId="77777777" w:rsidR="0016251A" w:rsidRPr="006E2E60" w:rsidRDefault="0016251A" w:rsidP="006E2E60">
            <w:pPr>
              <w:jc w:val="both"/>
              <w:rPr>
                <w:rFonts w:cstheme="minorHAnsi"/>
                <w:szCs w:val="22"/>
              </w:rPr>
            </w:pPr>
            <w:r w:rsidRPr="006E2E60">
              <w:rPr>
                <w:rFonts w:cstheme="minorHAnsi"/>
                <w:szCs w:val="22"/>
              </w:rPr>
              <w:t xml:space="preserve"> Identify high-risk driver profiles and vehicle conditions</w:t>
            </w:r>
          </w:p>
        </w:tc>
      </w:tr>
    </w:tbl>
    <w:p w14:paraId="0292D05C" w14:textId="77777777" w:rsidR="0016251A" w:rsidRPr="006E2E60" w:rsidRDefault="0016251A" w:rsidP="006E2E60">
      <w:pPr>
        <w:spacing w:after="0" w:line="240" w:lineRule="auto"/>
        <w:jc w:val="both"/>
        <w:rPr>
          <w:rFonts w:cstheme="minorHAnsi"/>
          <w:szCs w:val="22"/>
        </w:rPr>
      </w:pPr>
    </w:p>
    <w:p w14:paraId="260B8891" w14:textId="1DACF676" w:rsidR="00205FDD" w:rsidRPr="00253F1B" w:rsidRDefault="00205FDD" w:rsidP="006E2E60">
      <w:pPr>
        <w:pStyle w:val="Heading2"/>
        <w:numPr>
          <w:ilvl w:val="1"/>
          <w:numId w:val="1"/>
        </w:numPr>
        <w:spacing w:before="0" w:after="0" w:line="240" w:lineRule="auto"/>
        <w:ind w:left="0"/>
        <w:rPr>
          <w:rFonts w:asciiTheme="minorHAnsi" w:hAnsiTheme="minorHAnsi" w:cstheme="minorHAnsi"/>
          <w:b/>
          <w:bCs/>
          <w:sz w:val="22"/>
          <w:szCs w:val="22"/>
          <w:rPrChange w:id="17"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18" w:author="Deepa Belani     /RLGPBG-DOM/IBANK/MUM" w:date="2026-06-24T12:29:00Z" w16du:dateUtc="2026-06-24T06:59:00Z">
            <w:rPr>
              <w:rFonts w:asciiTheme="minorHAnsi" w:hAnsiTheme="minorHAnsi" w:cstheme="minorHAnsi"/>
              <w:sz w:val="22"/>
              <w:szCs w:val="22"/>
            </w:rPr>
          </w:rPrChange>
        </w:rPr>
        <w:t>Data Inventory</w:t>
      </w:r>
    </w:p>
    <w:tbl>
      <w:tblPr>
        <w:tblStyle w:val="TableGrid"/>
        <w:tblW w:w="0" w:type="auto"/>
        <w:tblLook w:val="04A0" w:firstRow="1" w:lastRow="0" w:firstColumn="1" w:lastColumn="0" w:noHBand="0" w:noVBand="1"/>
      </w:tblPr>
      <w:tblGrid>
        <w:gridCol w:w="2405"/>
        <w:gridCol w:w="6611"/>
      </w:tblGrid>
      <w:tr w:rsidR="0016251A" w:rsidRPr="006E2E60" w14:paraId="6396C913" w14:textId="77777777" w:rsidTr="00A94995">
        <w:tc>
          <w:tcPr>
            <w:tcW w:w="2405" w:type="dxa"/>
          </w:tcPr>
          <w:p w14:paraId="0840B401" w14:textId="77777777" w:rsidR="0016251A" w:rsidRPr="006E2E60" w:rsidRDefault="0016251A" w:rsidP="006E2E60">
            <w:pPr>
              <w:rPr>
                <w:rFonts w:cstheme="minorHAnsi"/>
                <w:szCs w:val="22"/>
              </w:rPr>
            </w:pPr>
            <w:r w:rsidRPr="006E2E60">
              <w:rPr>
                <w:rFonts w:cstheme="minorHAnsi"/>
                <w:szCs w:val="22"/>
              </w:rPr>
              <w:t xml:space="preserve">Data Category </w:t>
            </w:r>
          </w:p>
        </w:tc>
        <w:tc>
          <w:tcPr>
            <w:tcW w:w="6611" w:type="dxa"/>
          </w:tcPr>
          <w:p w14:paraId="35464376" w14:textId="77777777" w:rsidR="0016251A" w:rsidRPr="006E2E60" w:rsidRDefault="0016251A" w:rsidP="006E2E60">
            <w:pPr>
              <w:rPr>
                <w:rFonts w:cstheme="minorHAnsi"/>
                <w:szCs w:val="22"/>
              </w:rPr>
            </w:pPr>
            <w:r w:rsidRPr="006E2E60">
              <w:rPr>
                <w:rFonts w:cstheme="minorHAnsi"/>
                <w:szCs w:val="22"/>
              </w:rPr>
              <w:t xml:space="preserve"> Expected Column</w:t>
            </w:r>
          </w:p>
        </w:tc>
      </w:tr>
      <w:tr w:rsidR="0016251A" w:rsidRPr="006E2E60" w14:paraId="210D64E7" w14:textId="77777777" w:rsidTr="00A94995">
        <w:tc>
          <w:tcPr>
            <w:tcW w:w="2405" w:type="dxa"/>
          </w:tcPr>
          <w:p w14:paraId="2AACDB7C" w14:textId="77777777" w:rsidR="0016251A" w:rsidRPr="006E2E60" w:rsidRDefault="0016251A" w:rsidP="006E2E60">
            <w:pPr>
              <w:rPr>
                <w:rFonts w:cstheme="minorHAnsi"/>
                <w:szCs w:val="22"/>
              </w:rPr>
            </w:pPr>
            <w:r w:rsidRPr="006E2E60">
              <w:rPr>
                <w:rFonts w:cstheme="minorHAnsi"/>
                <w:szCs w:val="22"/>
              </w:rPr>
              <w:t xml:space="preserve">Vehicle Characteristics </w:t>
            </w:r>
          </w:p>
        </w:tc>
        <w:tc>
          <w:tcPr>
            <w:tcW w:w="6611" w:type="dxa"/>
          </w:tcPr>
          <w:p w14:paraId="446CE802" w14:textId="77777777" w:rsidR="0016251A" w:rsidRPr="006E2E60" w:rsidRDefault="0016251A" w:rsidP="006E2E60">
            <w:pPr>
              <w:rPr>
                <w:rFonts w:cstheme="minorHAnsi"/>
                <w:szCs w:val="22"/>
              </w:rPr>
            </w:pPr>
            <w:r w:rsidRPr="006E2E60">
              <w:rPr>
                <w:rFonts w:cstheme="minorHAnsi"/>
                <w:szCs w:val="22"/>
              </w:rPr>
              <w:t xml:space="preserve"> </w:t>
            </w:r>
            <w:proofErr w:type="spellStart"/>
            <w:r w:rsidRPr="006E2E60">
              <w:rPr>
                <w:rFonts w:cstheme="minorHAnsi"/>
                <w:szCs w:val="22"/>
              </w:rPr>
              <w:t>vehicle_id</w:t>
            </w:r>
            <w:proofErr w:type="spellEnd"/>
            <w:r w:rsidRPr="006E2E60">
              <w:rPr>
                <w:rFonts w:cstheme="minorHAnsi"/>
                <w:szCs w:val="22"/>
              </w:rPr>
              <w:t xml:space="preserve">, make, model, year, mileage, </w:t>
            </w:r>
            <w:proofErr w:type="spellStart"/>
            <w:r w:rsidRPr="006E2E60">
              <w:rPr>
                <w:rFonts w:cstheme="minorHAnsi"/>
                <w:szCs w:val="22"/>
              </w:rPr>
              <w:t>maintenance_history</w:t>
            </w:r>
            <w:proofErr w:type="spellEnd"/>
            <w:r w:rsidRPr="006E2E60">
              <w:rPr>
                <w:rFonts w:cstheme="minorHAnsi"/>
                <w:szCs w:val="22"/>
              </w:rPr>
              <w:t xml:space="preserve"> </w:t>
            </w:r>
          </w:p>
        </w:tc>
      </w:tr>
      <w:tr w:rsidR="0016251A" w:rsidRPr="006E2E60" w14:paraId="3DE04247" w14:textId="77777777" w:rsidTr="00A94995">
        <w:tc>
          <w:tcPr>
            <w:tcW w:w="2405" w:type="dxa"/>
          </w:tcPr>
          <w:p w14:paraId="19E4B309" w14:textId="560678B9" w:rsidR="0016251A" w:rsidRPr="006E2E60" w:rsidRDefault="0016251A" w:rsidP="006E2E60">
            <w:pPr>
              <w:rPr>
                <w:rFonts w:cstheme="minorHAnsi"/>
                <w:szCs w:val="22"/>
              </w:rPr>
            </w:pPr>
            <w:r w:rsidRPr="006E2E60">
              <w:rPr>
                <w:rFonts w:cstheme="minorHAnsi"/>
                <w:szCs w:val="22"/>
              </w:rPr>
              <w:t xml:space="preserve">Driver Behaviours </w:t>
            </w:r>
          </w:p>
        </w:tc>
        <w:tc>
          <w:tcPr>
            <w:tcW w:w="6611" w:type="dxa"/>
          </w:tcPr>
          <w:p w14:paraId="75B50DD3" w14:textId="77777777" w:rsidR="0016251A" w:rsidRPr="006E2E60" w:rsidRDefault="0016251A" w:rsidP="006E2E60">
            <w:pPr>
              <w:rPr>
                <w:rFonts w:cstheme="minorHAnsi"/>
                <w:szCs w:val="22"/>
              </w:rPr>
            </w:pPr>
            <w:r w:rsidRPr="006E2E60">
              <w:rPr>
                <w:rFonts w:cstheme="minorHAnsi"/>
                <w:szCs w:val="22"/>
              </w:rPr>
              <w:t xml:space="preserve"> </w:t>
            </w:r>
            <w:proofErr w:type="spellStart"/>
            <w:r w:rsidRPr="006E2E60">
              <w:rPr>
                <w:rFonts w:cstheme="minorHAnsi"/>
                <w:szCs w:val="22"/>
              </w:rPr>
              <w:t>speeding_events</w:t>
            </w:r>
            <w:proofErr w:type="spellEnd"/>
            <w:r w:rsidRPr="006E2E60">
              <w:rPr>
                <w:rFonts w:cstheme="minorHAnsi"/>
                <w:szCs w:val="22"/>
              </w:rPr>
              <w:t xml:space="preserve">, </w:t>
            </w:r>
            <w:proofErr w:type="spellStart"/>
            <w:r w:rsidRPr="006E2E60">
              <w:rPr>
                <w:rFonts w:cstheme="minorHAnsi"/>
                <w:szCs w:val="22"/>
              </w:rPr>
              <w:t>harsh_brakes</w:t>
            </w:r>
            <w:proofErr w:type="spellEnd"/>
            <w:r w:rsidRPr="006E2E60">
              <w:rPr>
                <w:rFonts w:cstheme="minorHAnsi"/>
                <w:szCs w:val="22"/>
              </w:rPr>
              <w:t xml:space="preserve">, </w:t>
            </w:r>
            <w:proofErr w:type="spellStart"/>
            <w:r w:rsidRPr="006E2E60">
              <w:rPr>
                <w:rFonts w:cstheme="minorHAnsi"/>
                <w:szCs w:val="22"/>
              </w:rPr>
              <w:t>rapid_accel</w:t>
            </w:r>
            <w:proofErr w:type="spellEnd"/>
            <w:r w:rsidRPr="006E2E60">
              <w:rPr>
                <w:rFonts w:cstheme="minorHAnsi"/>
                <w:szCs w:val="22"/>
              </w:rPr>
              <w:t xml:space="preserve">, </w:t>
            </w:r>
            <w:proofErr w:type="spellStart"/>
            <w:r w:rsidRPr="006E2E60">
              <w:rPr>
                <w:rFonts w:cstheme="minorHAnsi"/>
                <w:szCs w:val="22"/>
              </w:rPr>
              <w:t>distraction_events</w:t>
            </w:r>
            <w:proofErr w:type="spellEnd"/>
            <w:r w:rsidRPr="006E2E60">
              <w:rPr>
                <w:rFonts w:cstheme="minorHAnsi"/>
                <w:szCs w:val="22"/>
              </w:rPr>
              <w:t xml:space="preserve"> </w:t>
            </w:r>
          </w:p>
        </w:tc>
      </w:tr>
      <w:tr w:rsidR="0016251A" w:rsidRPr="006E2E60" w14:paraId="361F3A5F" w14:textId="77777777" w:rsidTr="00A94995">
        <w:tc>
          <w:tcPr>
            <w:tcW w:w="2405" w:type="dxa"/>
          </w:tcPr>
          <w:p w14:paraId="5F5B638D" w14:textId="77777777" w:rsidR="0016251A" w:rsidRPr="006E2E60" w:rsidRDefault="0016251A" w:rsidP="006E2E60">
            <w:pPr>
              <w:rPr>
                <w:rFonts w:cstheme="minorHAnsi"/>
                <w:szCs w:val="22"/>
              </w:rPr>
            </w:pPr>
            <w:r w:rsidRPr="006E2E60">
              <w:rPr>
                <w:rFonts w:cstheme="minorHAnsi"/>
                <w:szCs w:val="22"/>
              </w:rPr>
              <w:t xml:space="preserve">ADAS Events </w:t>
            </w:r>
          </w:p>
        </w:tc>
        <w:tc>
          <w:tcPr>
            <w:tcW w:w="6611" w:type="dxa"/>
          </w:tcPr>
          <w:p w14:paraId="5006F62F" w14:textId="77777777" w:rsidR="0016251A" w:rsidRPr="006E2E60" w:rsidRDefault="0016251A" w:rsidP="006E2E60">
            <w:pPr>
              <w:rPr>
                <w:rFonts w:cstheme="minorHAnsi"/>
                <w:szCs w:val="22"/>
              </w:rPr>
            </w:pPr>
            <w:r w:rsidRPr="006E2E60">
              <w:rPr>
                <w:rFonts w:cstheme="minorHAnsi"/>
                <w:szCs w:val="22"/>
              </w:rPr>
              <w:t xml:space="preserve"> </w:t>
            </w:r>
            <w:proofErr w:type="spellStart"/>
            <w:r w:rsidRPr="006E2E60">
              <w:rPr>
                <w:rFonts w:cstheme="minorHAnsi"/>
                <w:szCs w:val="22"/>
              </w:rPr>
              <w:t>lane_departures</w:t>
            </w:r>
            <w:proofErr w:type="spellEnd"/>
            <w:r w:rsidRPr="006E2E60">
              <w:rPr>
                <w:rFonts w:cstheme="minorHAnsi"/>
                <w:szCs w:val="22"/>
              </w:rPr>
              <w:t xml:space="preserve">, </w:t>
            </w:r>
            <w:proofErr w:type="spellStart"/>
            <w:r w:rsidRPr="006E2E60">
              <w:rPr>
                <w:rFonts w:cstheme="minorHAnsi"/>
                <w:szCs w:val="22"/>
              </w:rPr>
              <w:t>collision_warnings</w:t>
            </w:r>
            <w:proofErr w:type="spellEnd"/>
            <w:r w:rsidRPr="006E2E60">
              <w:rPr>
                <w:rFonts w:cstheme="minorHAnsi"/>
                <w:szCs w:val="22"/>
              </w:rPr>
              <w:t xml:space="preserve">, </w:t>
            </w:r>
            <w:proofErr w:type="spellStart"/>
            <w:r w:rsidRPr="006E2E60">
              <w:rPr>
                <w:rFonts w:cstheme="minorHAnsi"/>
                <w:szCs w:val="22"/>
              </w:rPr>
              <w:t>sensor_anomalies</w:t>
            </w:r>
            <w:proofErr w:type="spellEnd"/>
            <w:r w:rsidRPr="006E2E60">
              <w:rPr>
                <w:rFonts w:cstheme="minorHAnsi"/>
                <w:szCs w:val="22"/>
              </w:rPr>
              <w:t xml:space="preserve"> </w:t>
            </w:r>
          </w:p>
        </w:tc>
      </w:tr>
      <w:tr w:rsidR="0016251A" w:rsidRPr="006E2E60" w14:paraId="77F2A30D" w14:textId="77777777" w:rsidTr="00A94995">
        <w:tc>
          <w:tcPr>
            <w:tcW w:w="2405" w:type="dxa"/>
          </w:tcPr>
          <w:p w14:paraId="670F2B6C" w14:textId="77777777" w:rsidR="0016251A" w:rsidRPr="006E2E60" w:rsidRDefault="0016251A" w:rsidP="006E2E60">
            <w:pPr>
              <w:rPr>
                <w:rFonts w:cstheme="minorHAnsi"/>
                <w:szCs w:val="22"/>
              </w:rPr>
            </w:pPr>
            <w:r w:rsidRPr="006E2E60">
              <w:rPr>
                <w:rFonts w:cstheme="minorHAnsi"/>
                <w:szCs w:val="22"/>
              </w:rPr>
              <w:t xml:space="preserve">Environmental </w:t>
            </w:r>
          </w:p>
        </w:tc>
        <w:tc>
          <w:tcPr>
            <w:tcW w:w="6611" w:type="dxa"/>
          </w:tcPr>
          <w:p w14:paraId="4C01B110" w14:textId="77777777" w:rsidR="0016251A" w:rsidRPr="006E2E60" w:rsidRDefault="0016251A" w:rsidP="006E2E60">
            <w:pPr>
              <w:rPr>
                <w:rFonts w:cstheme="minorHAnsi"/>
                <w:szCs w:val="22"/>
              </w:rPr>
            </w:pPr>
            <w:r w:rsidRPr="006E2E60">
              <w:rPr>
                <w:rFonts w:cstheme="minorHAnsi"/>
                <w:szCs w:val="22"/>
              </w:rPr>
              <w:t xml:space="preserve"> weather, </w:t>
            </w:r>
            <w:proofErr w:type="spellStart"/>
            <w:r w:rsidRPr="006E2E60">
              <w:rPr>
                <w:rFonts w:cstheme="minorHAnsi"/>
                <w:szCs w:val="22"/>
              </w:rPr>
              <w:t>road_condition</w:t>
            </w:r>
            <w:proofErr w:type="spellEnd"/>
            <w:r w:rsidRPr="006E2E60">
              <w:rPr>
                <w:rFonts w:cstheme="minorHAnsi"/>
                <w:szCs w:val="22"/>
              </w:rPr>
              <w:t xml:space="preserve">, </w:t>
            </w:r>
            <w:proofErr w:type="spellStart"/>
            <w:r w:rsidRPr="006E2E60">
              <w:rPr>
                <w:rFonts w:cstheme="minorHAnsi"/>
                <w:szCs w:val="22"/>
              </w:rPr>
              <w:t>time_of_day</w:t>
            </w:r>
            <w:proofErr w:type="spellEnd"/>
            <w:r w:rsidRPr="006E2E60">
              <w:rPr>
                <w:rFonts w:cstheme="minorHAnsi"/>
                <w:szCs w:val="22"/>
              </w:rPr>
              <w:t xml:space="preserve">, region </w:t>
            </w:r>
          </w:p>
        </w:tc>
      </w:tr>
      <w:tr w:rsidR="0016251A" w:rsidRPr="006E2E60" w14:paraId="4795FF5C" w14:textId="77777777" w:rsidTr="00A94995">
        <w:tc>
          <w:tcPr>
            <w:tcW w:w="2405" w:type="dxa"/>
          </w:tcPr>
          <w:p w14:paraId="32662DAC" w14:textId="77777777" w:rsidR="0016251A" w:rsidRPr="006E2E60" w:rsidRDefault="0016251A" w:rsidP="006E2E60">
            <w:pPr>
              <w:rPr>
                <w:rFonts w:cstheme="minorHAnsi"/>
                <w:szCs w:val="22"/>
              </w:rPr>
            </w:pPr>
            <w:r w:rsidRPr="006E2E60">
              <w:rPr>
                <w:rFonts w:cstheme="minorHAnsi"/>
                <w:szCs w:val="22"/>
              </w:rPr>
              <w:t xml:space="preserve">Operational </w:t>
            </w:r>
          </w:p>
        </w:tc>
        <w:tc>
          <w:tcPr>
            <w:tcW w:w="6611" w:type="dxa"/>
          </w:tcPr>
          <w:p w14:paraId="14F2F462" w14:textId="77777777" w:rsidR="0016251A" w:rsidRPr="006E2E60" w:rsidRDefault="0016251A" w:rsidP="006E2E60">
            <w:pPr>
              <w:rPr>
                <w:rFonts w:cstheme="minorHAnsi"/>
                <w:szCs w:val="22"/>
              </w:rPr>
            </w:pPr>
            <w:r w:rsidRPr="006E2E60">
              <w:rPr>
                <w:rFonts w:cstheme="minorHAnsi"/>
                <w:szCs w:val="22"/>
              </w:rPr>
              <w:t xml:space="preserve"> </w:t>
            </w:r>
            <w:proofErr w:type="spellStart"/>
            <w:r w:rsidRPr="006E2E60">
              <w:rPr>
                <w:rFonts w:cstheme="minorHAnsi"/>
                <w:szCs w:val="22"/>
              </w:rPr>
              <w:t>route_type</w:t>
            </w:r>
            <w:proofErr w:type="spellEnd"/>
            <w:r w:rsidRPr="006E2E60">
              <w:rPr>
                <w:rFonts w:cstheme="minorHAnsi"/>
                <w:szCs w:val="22"/>
              </w:rPr>
              <w:t xml:space="preserve">, </w:t>
            </w:r>
            <w:proofErr w:type="spellStart"/>
            <w:r w:rsidRPr="006E2E60">
              <w:rPr>
                <w:rFonts w:cstheme="minorHAnsi"/>
                <w:szCs w:val="22"/>
              </w:rPr>
              <w:t>trip_duration</w:t>
            </w:r>
            <w:proofErr w:type="spellEnd"/>
            <w:r w:rsidRPr="006E2E60">
              <w:rPr>
                <w:rFonts w:cstheme="minorHAnsi"/>
                <w:szCs w:val="22"/>
              </w:rPr>
              <w:t xml:space="preserve">, </w:t>
            </w:r>
            <w:proofErr w:type="spellStart"/>
            <w:r w:rsidRPr="006E2E60">
              <w:rPr>
                <w:rFonts w:cstheme="minorHAnsi"/>
                <w:szCs w:val="22"/>
              </w:rPr>
              <w:t>load_factor</w:t>
            </w:r>
            <w:proofErr w:type="spellEnd"/>
            <w:r w:rsidRPr="006E2E60">
              <w:rPr>
                <w:rFonts w:cstheme="minorHAnsi"/>
                <w:szCs w:val="22"/>
              </w:rPr>
              <w:t xml:space="preserve"> </w:t>
            </w:r>
          </w:p>
        </w:tc>
      </w:tr>
      <w:tr w:rsidR="0016251A" w:rsidRPr="006E2E60" w14:paraId="636ABA1B" w14:textId="77777777" w:rsidTr="00A94995">
        <w:tc>
          <w:tcPr>
            <w:tcW w:w="2405" w:type="dxa"/>
          </w:tcPr>
          <w:p w14:paraId="60724942" w14:textId="77777777" w:rsidR="0016251A" w:rsidRPr="006E2E60" w:rsidRDefault="0016251A" w:rsidP="006E2E60">
            <w:pPr>
              <w:rPr>
                <w:rFonts w:cstheme="minorHAnsi"/>
                <w:szCs w:val="22"/>
              </w:rPr>
            </w:pPr>
            <w:r w:rsidRPr="006E2E60">
              <w:rPr>
                <w:rFonts w:cstheme="minorHAnsi"/>
                <w:szCs w:val="22"/>
              </w:rPr>
              <w:t xml:space="preserve">Targets </w:t>
            </w:r>
          </w:p>
        </w:tc>
        <w:tc>
          <w:tcPr>
            <w:tcW w:w="6611" w:type="dxa"/>
          </w:tcPr>
          <w:p w14:paraId="1B7144D7" w14:textId="77777777" w:rsidR="0016251A" w:rsidRPr="006E2E60" w:rsidRDefault="0016251A" w:rsidP="006E2E60">
            <w:pPr>
              <w:rPr>
                <w:rFonts w:cstheme="minorHAnsi"/>
                <w:szCs w:val="22"/>
              </w:rPr>
            </w:pPr>
            <w:r w:rsidRPr="006E2E60">
              <w:rPr>
                <w:rFonts w:cstheme="minorHAnsi"/>
                <w:szCs w:val="22"/>
              </w:rPr>
              <w:t xml:space="preserve"> </w:t>
            </w:r>
            <w:proofErr w:type="spellStart"/>
            <w:r w:rsidRPr="006E2E60">
              <w:rPr>
                <w:rFonts w:cstheme="minorHAnsi"/>
                <w:szCs w:val="22"/>
              </w:rPr>
              <w:t>safety_incident_flag</w:t>
            </w:r>
            <w:proofErr w:type="spellEnd"/>
            <w:r w:rsidRPr="006E2E60">
              <w:rPr>
                <w:rFonts w:cstheme="minorHAnsi"/>
                <w:szCs w:val="22"/>
              </w:rPr>
              <w:t xml:space="preserve">, </w:t>
            </w:r>
            <w:proofErr w:type="spellStart"/>
            <w:r w:rsidRPr="006E2E60">
              <w:rPr>
                <w:rFonts w:cstheme="minorHAnsi"/>
                <w:szCs w:val="22"/>
              </w:rPr>
              <w:t>insurance_claim_amount</w:t>
            </w:r>
            <w:proofErr w:type="spellEnd"/>
            <w:r w:rsidRPr="006E2E60">
              <w:rPr>
                <w:rFonts w:cstheme="minorHAnsi"/>
                <w:szCs w:val="22"/>
              </w:rPr>
              <w:t xml:space="preserve"> </w:t>
            </w:r>
          </w:p>
        </w:tc>
      </w:tr>
    </w:tbl>
    <w:p w14:paraId="02BA546A" w14:textId="77777777" w:rsidR="006E2E60" w:rsidRPr="006E2E60" w:rsidRDefault="006E2E60" w:rsidP="006E2E60">
      <w:pPr>
        <w:pStyle w:val="Heading1"/>
        <w:spacing w:before="0" w:after="0" w:line="240" w:lineRule="auto"/>
        <w:rPr>
          <w:rFonts w:asciiTheme="minorHAnsi" w:hAnsiTheme="minorHAnsi" w:cstheme="minorHAnsi"/>
          <w:sz w:val="22"/>
          <w:szCs w:val="22"/>
        </w:rPr>
      </w:pPr>
    </w:p>
    <w:p w14:paraId="01736B0C" w14:textId="512139FC" w:rsidR="00D300C9" w:rsidRPr="00253F1B" w:rsidRDefault="00D300C9" w:rsidP="006E2E60">
      <w:pPr>
        <w:pStyle w:val="Heading1"/>
        <w:numPr>
          <w:ilvl w:val="0"/>
          <w:numId w:val="1"/>
        </w:numPr>
        <w:spacing w:before="0" w:after="0" w:line="240" w:lineRule="auto"/>
        <w:ind w:left="0"/>
        <w:rPr>
          <w:rFonts w:asciiTheme="minorHAnsi" w:hAnsiTheme="minorHAnsi" w:cstheme="minorHAnsi"/>
          <w:b/>
          <w:bCs/>
          <w:sz w:val="22"/>
          <w:szCs w:val="22"/>
          <w:rPrChange w:id="19"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20" w:author="Deepa Belani     /RLGPBG-DOM/IBANK/MUM" w:date="2026-06-24T12:29:00Z" w16du:dateUtc="2026-06-24T06:59:00Z">
            <w:rPr>
              <w:rFonts w:asciiTheme="minorHAnsi" w:hAnsiTheme="minorHAnsi" w:cstheme="minorHAnsi"/>
              <w:sz w:val="22"/>
              <w:szCs w:val="22"/>
            </w:rPr>
          </w:rPrChange>
        </w:rPr>
        <w:t>LITERATURE REVIEW</w:t>
      </w:r>
    </w:p>
    <w:p w14:paraId="4422B257" w14:textId="771AE115" w:rsidR="00D300C9" w:rsidRPr="00253F1B" w:rsidRDefault="00D300C9" w:rsidP="006E2E60">
      <w:pPr>
        <w:pStyle w:val="Heading2"/>
        <w:numPr>
          <w:ilvl w:val="1"/>
          <w:numId w:val="1"/>
        </w:numPr>
        <w:spacing w:before="0" w:after="0" w:line="240" w:lineRule="auto"/>
        <w:ind w:left="0"/>
        <w:rPr>
          <w:rFonts w:asciiTheme="minorHAnsi" w:hAnsiTheme="minorHAnsi" w:cstheme="minorHAnsi"/>
          <w:b/>
          <w:bCs/>
          <w:sz w:val="22"/>
          <w:szCs w:val="22"/>
          <w:rPrChange w:id="21"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22" w:author="Deepa Belani     /RLGPBG-DOM/IBANK/MUM" w:date="2026-06-24T12:29:00Z" w16du:dateUtc="2026-06-24T06:59:00Z">
            <w:rPr>
              <w:rFonts w:asciiTheme="minorHAnsi" w:hAnsiTheme="minorHAnsi" w:cstheme="minorHAnsi"/>
              <w:sz w:val="22"/>
              <w:szCs w:val="22"/>
            </w:rPr>
          </w:rPrChange>
        </w:rPr>
        <w:t>Telematics in Fleet Safety</w:t>
      </w:r>
    </w:p>
    <w:p w14:paraId="67DEBFE6" w14:textId="1D9FEF09" w:rsidR="00D300C9" w:rsidRPr="006E2E60" w:rsidRDefault="00D300C9" w:rsidP="006E2E60">
      <w:pPr>
        <w:spacing w:after="0" w:line="240" w:lineRule="auto"/>
        <w:jc w:val="both"/>
        <w:rPr>
          <w:rFonts w:cstheme="minorHAnsi"/>
          <w:szCs w:val="22"/>
        </w:rPr>
      </w:pPr>
      <w:r w:rsidRPr="006E2E60">
        <w:rPr>
          <w:rFonts w:cstheme="minorHAnsi"/>
          <w:szCs w:val="22"/>
        </w:rPr>
        <w:t xml:space="preserve">Telematics systems have become ubiquitous in commercial fleets, providing real-time data on vehicle location, speed, engine performance, and driver </w:t>
      </w:r>
      <w:proofErr w:type="spellStart"/>
      <w:r w:rsidRPr="006E2E60">
        <w:rPr>
          <w:rFonts w:cstheme="minorHAnsi"/>
          <w:szCs w:val="22"/>
        </w:rPr>
        <w:t>behavior</w:t>
      </w:r>
      <w:proofErr w:type="spellEnd"/>
      <w:r w:rsidRPr="006E2E60">
        <w:rPr>
          <w:rFonts w:cstheme="minorHAnsi"/>
          <w:szCs w:val="22"/>
        </w:rPr>
        <w:t xml:space="preserve"> (Giannotti et al., 2020). </w:t>
      </w:r>
      <w:del w:id="23" w:author="Deepa Belani     /RLGPBG-DOM/IBANK/MUM" w:date="2026-06-25T16:31:00Z" w16du:dateUtc="2026-06-25T11:01:00Z">
        <w:r w:rsidRPr="006E2E60" w:rsidDel="00F82414">
          <w:rPr>
            <w:rFonts w:cstheme="minorHAnsi"/>
            <w:szCs w:val="22"/>
          </w:rPr>
          <w:delText>Research has demonstrated that t</w:delText>
        </w:r>
      </w:del>
      <w:ins w:id="24" w:author="Deepa Belani     /RLGPBG-DOM/IBANK/MUM" w:date="2026-06-25T16:31:00Z" w16du:dateUtc="2026-06-25T11:01:00Z">
        <w:r w:rsidR="00F82414">
          <w:rPr>
            <w:rFonts w:cstheme="minorHAnsi"/>
            <w:szCs w:val="22"/>
          </w:rPr>
          <w:t>T</w:t>
        </w:r>
      </w:ins>
      <w:r w:rsidRPr="006E2E60">
        <w:rPr>
          <w:rFonts w:cstheme="minorHAnsi"/>
          <w:szCs w:val="22"/>
        </w:rPr>
        <w:t xml:space="preserve">elematics-based driver coaching can reduce harsh braking events by 30-50% </w:t>
      </w:r>
      <w:del w:id="25" w:author="Deepa Belani     /RLGPBG-DOM/IBANK/MUM" w:date="2026-06-25T16:31:00Z" w16du:dateUtc="2026-06-25T11:01:00Z">
        <w:r w:rsidRPr="006E2E60" w:rsidDel="00F82414">
          <w:rPr>
            <w:rFonts w:cstheme="minorHAnsi"/>
            <w:szCs w:val="22"/>
          </w:rPr>
          <w:delText xml:space="preserve">and </w:delText>
        </w:r>
      </w:del>
      <w:ins w:id="26" w:author="Deepa Belani     /RLGPBG-DOM/IBANK/MUM" w:date="2026-06-25T16:31:00Z" w16du:dateUtc="2026-06-25T11:01:00Z">
        <w:r w:rsidR="00F82414">
          <w:rPr>
            <w:rFonts w:cstheme="minorHAnsi"/>
            <w:szCs w:val="22"/>
          </w:rPr>
          <w:t>&amp;</w:t>
        </w:r>
        <w:r w:rsidR="00F82414" w:rsidRPr="006E2E60">
          <w:rPr>
            <w:rFonts w:cstheme="minorHAnsi"/>
            <w:szCs w:val="22"/>
          </w:rPr>
          <w:t xml:space="preserve"> </w:t>
        </w:r>
      </w:ins>
      <w:r w:rsidRPr="006E2E60">
        <w:rPr>
          <w:rFonts w:cstheme="minorHAnsi"/>
          <w:szCs w:val="22"/>
        </w:rPr>
        <w:t>speeding incidents by 20-40% (Johnson &amp; Brown, 2021). However, most existing applications focus on retrospective driver scoring rather than predictive risk assessment.</w:t>
      </w:r>
    </w:p>
    <w:p w14:paraId="1C92913E" w14:textId="77777777" w:rsidR="006E2E60" w:rsidRPr="006E2E60" w:rsidRDefault="006E2E60" w:rsidP="006E2E60">
      <w:pPr>
        <w:spacing w:after="0" w:line="240" w:lineRule="auto"/>
        <w:jc w:val="both"/>
        <w:rPr>
          <w:rFonts w:cstheme="minorHAnsi"/>
          <w:szCs w:val="22"/>
        </w:rPr>
      </w:pPr>
    </w:p>
    <w:p w14:paraId="07A5E56A" w14:textId="6FBCB176" w:rsidR="00D300C9" w:rsidRPr="00253F1B" w:rsidRDefault="00D300C9" w:rsidP="006E2E60">
      <w:pPr>
        <w:pStyle w:val="Heading2"/>
        <w:numPr>
          <w:ilvl w:val="1"/>
          <w:numId w:val="1"/>
        </w:numPr>
        <w:spacing w:before="0" w:after="0" w:line="240" w:lineRule="auto"/>
        <w:ind w:left="0"/>
        <w:rPr>
          <w:rFonts w:asciiTheme="minorHAnsi" w:hAnsiTheme="minorHAnsi" w:cstheme="minorHAnsi"/>
          <w:b/>
          <w:bCs/>
          <w:sz w:val="22"/>
          <w:szCs w:val="22"/>
          <w:rPrChange w:id="27"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28" w:author="Deepa Belani     /RLGPBG-DOM/IBANK/MUM" w:date="2026-06-24T12:29:00Z" w16du:dateUtc="2026-06-24T06:59:00Z">
            <w:rPr>
              <w:rFonts w:asciiTheme="minorHAnsi" w:hAnsiTheme="minorHAnsi" w:cstheme="minorHAnsi"/>
              <w:sz w:val="22"/>
              <w:szCs w:val="22"/>
            </w:rPr>
          </w:rPrChange>
        </w:rPr>
        <w:t>Machine Learning for Incident Prediction</w:t>
      </w:r>
    </w:p>
    <w:p w14:paraId="3EA58F53" w14:textId="65CC6C30" w:rsidR="00D300C9" w:rsidRPr="006E2E60" w:rsidRDefault="00D300C9" w:rsidP="006E2E60">
      <w:pPr>
        <w:spacing w:after="0" w:line="240" w:lineRule="auto"/>
        <w:rPr>
          <w:rFonts w:cstheme="minorHAnsi"/>
          <w:szCs w:val="22"/>
        </w:rPr>
      </w:pPr>
      <w:del w:id="29" w:author="Deepa Belani     /RLGPBG-DOM/IBANK/MUM" w:date="2026-06-25T16:31:00Z" w16du:dateUtc="2026-06-25T11:01:00Z">
        <w:r w:rsidRPr="006E2E60" w:rsidDel="00F82414">
          <w:rPr>
            <w:rFonts w:cstheme="minorHAnsi"/>
            <w:szCs w:val="22"/>
          </w:rPr>
          <w:delText xml:space="preserve">Recent advances in machine learning have shown promise in safety analytics. </w:delText>
        </w:r>
      </w:del>
      <w:r w:rsidRPr="006E2E60">
        <w:rPr>
          <w:rFonts w:cstheme="minorHAnsi"/>
          <w:szCs w:val="22"/>
        </w:rPr>
        <w:t>Studies utilizing Random Forest and Gradient Boosting models have achieved AUC-ROC scores between 0.70-0.85 for traffic incident prediction (Chen et al., 2022). Key predictors consistently identified include:</w:t>
      </w:r>
    </w:p>
    <w:p w14:paraId="70784382" w14:textId="77777777" w:rsidR="00D300C9" w:rsidRPr="006E2E60" w:rsidRDefault="00D300C9" w:rsidP="006E2E60">
      <w:pPr>
        <w:spacing w:after="0" w:line="240" w:lineRule="auto"/>
        <w:rPr>
          <w:rFonts w:cstheme="minorHAnsi"/>
          <w:szCs w:val="22"/>
        </w:rPr>
      </w:pPr>
      <w:r w:rsidRPr="006E2E60">
        <w:rPr>
          <w:rFonts w:cstheme="minorHAnsi"/>
          <w:szCs w:val="22"/>
        </w:rPr>
        <w:t>- Speeding events (strongest predictor)</w:t>
      </w:r>
    </w:p>
    <w:p w14:paraId="50C2C2B1" w14:textId="77777777" w:rsidR="00D300C9" w:rsidRPr="006E2E60" w:rsidRDefault="00D300C9" w:rsidP="006E2E60">
      <w:pPr>
        <w:spacing w:after="0" w:line="240" w:lineRule="auto"/>
        <w:rPr>
          <w:rFonts w:cstheme="minorHAnsi"/>
          <w:szCs w:val="22"/>
        </w:rPr>
      </w:pPr>
      <w:r w:rsidRPr="006E2E60">
        <w:rPr>
          <w:rFonts w:cstheme="minorHAnsi"/>
          <w:szCs w:val="22"/>
        </w:rPr>
        <w:t>- Harsh braking frequency</w:t>
      </w:r>
    </w:p>
    <w:p w14:paraId="5AB3F2DD" w14:textId="77777777" w:rsidR="00D300C9" w:rsidRPr="006E2E60" w:rsidRDefault="00D300C9" w:rsidP="006E2E60">
      <w:pPr>
        <w:spacing w:after="0" w:line="240" w:lineRule="auto"/>
        <w:rPr>
          <w:rFonts w:cstheme="minorHAnsi"/>
          <w:szCs w:val="22"/>
        </w:rPr>
      </w:pPr>
      <w:r w:rsidRPr="006E2E60">
        <w:rPr>
          <w:rFonts w:cstheme="minorHAnsi"/>
          <w:szCs w:val="22"/>
        </w:rPr>
        <w:lastRenderedPageBreak/>
        <w:t>- Time of day (rush hour correlation)</w:t>
      </w:r>
    </w:p>
    <w:p w14:paraId="4478FE13" w14:textId="77777777" w:rsidR="00D300C9" w:rsidRPr="006E2E60" w:rsidRDefault="00D300C9" w:rsidP="006E2E60">
      <w:pPr>
        <w:spacing w:after="0" w:line="240" w:lineRule="auto"/>
        <w:rPr>
          <w:rFonts w:cstheme="minorHAnsi"/>
          <w:szCs w:val="22"/>
        </w:rPr>
      </w:pPr>
      <w:r w:rsidRPr="006E2E60">
        <w:rPr>
          <w:rFonts w:cstheme="minorHAnsi"/>
          <w:szCs w:val="22"/>
        </w:rPr>
        <w:t>- Weather conditions</w:t>
      </w:r>
    </w:p>
    <w:p w14:paraId="5A280137" w14:textId="796BD1CE" w:rsidR="00D300C9" w:rsidRPr="006E2E60" w:rsidRDefault="00D300C9" w:rsidP="006E2E60">
      <w:pPr>
        <w:spacing w:after="0" w:line="240" w:lineRule="auto"/>
        <w:rPr>
          <w:rFonts w:cstheme="minorHAnsi"/>
          <w:szCs w:val="22"/>
        </w:rPr>
      </w:pPr>
      <w:r w:rsidRPr="006E2E60">
        <w:rPr>
          <w:rFonts w:cstheme="minorHAnsi"/>
          <w:szCs w:val="22"/>
        </w:rPr>
        <w:t>-</w:t>
      </w:r>
      <w:ins w:id="30" w:author="Deepa Belani     /RLGPBG-DOM/IBANK/MUM" w:date="2026-06-25T16:35:00Z" w16du:dateUtc="2026-06-25T11:05:00Z">
        <w:r w:rsidR="00F82414">
          <w:rPr>
            <w:rFonts w:cstheme="minorHAnsi"/>
            <w:szCs w:val="22"/>
          </w:rPr>
          <w:t xml:space="preserve"> </w:t>
        </w:r>
      </w:ins>
      <w:r w:rsidRPr="006E2E60">
        <w:rPr>
          <w:rFonts w:cstheme="minorHAnsi"/>
          <w:szCs w:val="22"/>
        </w:rPr>
        <w:t>Vehicle maintenance history</w:t>
      </w:r>
    </w:p>
    <w:p w14:paraId="4DCD3D29" w14:textId="77777777" w:rsidR="006E2E60" w:rsidRPr="006E2E60" w:rsidRDefault="006E2E60" w:rsidP="006E2E60">
      <w:pPr>
        <w:spacing w:after="0" w:line="240" w:lineRule="auto"/>
        <w:rPr>
          <w:rFonts w:cstheme="minorHAnsi"/>
          <w:szCs w:val="22"/>
        </w:rPr>
      </w:pPr>
    </w:p>
    <w:p w14:paraId="265F5734" w14:textId="0B08AACA" w:rsidR="00D300C9" w:rsidRPr="00253F1B" w:rsidRDefault="00D300C9" w:rsidP="006E2E60">
      <w:pPr>
        <w:pStyle w:val="Heading2"/>
        <w:numPr>
          <w:ilvl w:val="1"/>
          <w:numId w:val="1"/>
        </w:numPr>
        <w:spacing w:before="0" w:after="0" w:line="240" w:lineRule="auto"/>
        <w:ind w:left="0"/>
        <w:rPr>
          <w:rFonts w:asciiTheme="minorHAnsi" w:hAnsiTheme="minorHAnsi" w:cstheme="minorHAnsi"/>
          <w:b/>
          <w:bCs/>
          <w:sz w:val="22"/>
          <w:szCs w:val="22"/>
          <w:rPrChange w:id="31"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32" w:author="Deepa Belani     /RLGPBG-DOM/IBANK/MUM" w:date="2026-06-24T12:29:00Z" w16du:dateUtc="2026-06-24T06:59:00Z">
            <w:rPr>
              <w:rFonts w:asciiTheme="minorHAnsi" w:hAnsiTheme="minorHAnsi" w:cstheme="minorHAnsi"/>
              <w:sz w:val="22"/>
              <w:szCs w:val="22"/>
            </w:rPr>
          </w:rPrChange>
        </w:rPr>
        <w:t xml:space="preserve">Driver </w:t>
      </w:r>
      <w:proofErr w:type="spellStart"/>
      <w:r w:rsidRPr="00253F1B">
        <w:rPr>
          <w:rFonts w:asciiTheme="minorHAnsi" w:hAnsiTheme="minorHAnsi" w:cstheme="minorHAnsi"/>
          <w:b/>
          <w:bCs/>
          <w:sz w:val="22"/>
          <w:szCs w:val="22"/>
          <w:rPrChange w:id="33" w:author="Deepa Belani     /RLGPBG-DOM/IBANK/MUM" w:date="2026-06-24T12:29:00Z" w16du:dateUtc="2026-06-24T06:59:00Z">
            <w:rPr>
              <w:rFonts w:asciiTheme="minorHAnsi" w:hAnsiTheme="minorHAnsi" w:cstheme="minorHAnsi"/>
              <w:sz w:val="22"/>
              <w:szCs w:val="22"/>
            </w:rPr>
          </w:rPrChange>
        </w:rPr>
        <w:t>Behavior</w:t>
      </w:r>
      <w:proofErr w:type="spellEnd"/>
      <w:r w:rsidRPr="00253F1B">
        <w:rPr>
          <w:rFonts w:asciiTheme="minorHAnsi" w:hAnsiTheme="minorHAnsi" w:cstheme="minorHAnsi"/>
          <w:b/>
          <w:bCs/>
          <w:sz w:val="22"/>
          <w:szCs w:val="22"/>
          <w:rPrChange w:id="34" w:author="Deepa Belani     /RLGPBG-DOM/IBANK/MUM" w:date="2026-06-24T12:29:00Z" w16du:dateUtc="2026-06-24T06:59:00Z">
            <w:rPr>
              <w:rFonts w:asciiTheme="minorHAnsi" w:hAnsiTheme="minorHAnsi" w:cstheme="minorHAnsi"/>
              <w:sz w:val="22"/>
              <w:szCs w:val="22"/>
            </w:rPr>
          </w:rPrChange>
        </w:rPr>
        <w:t xml:space="preserve"> Analysis</w:t>
      </w:r>
    </w:p>
    <w:p w14:paraId="496868EA" w14:textId="53B742CE" w:rsidR="00D300C9" w:rsidRPr="006E2E60" w:rsidRDefault="00D300C9" w:rsidP="006E2E60">
      <w:pPr>
        <w:spacing w:after="0" w:line="240" w:lineRule="auto"/>
        <w:rPr>
          <w:rFonts w:cstheme="minorHAnsi"/>
          <w:szCs w:val="22"/>
        </w:rPr>
      </w:pPr>
      <w:del w:id="35" w:author="Deepa Belani     /RLGPBG-DOM/IBANK/MUM" w:date="2026-06-25T16:32:00Z" w16du:dateUtc="2026-06-25T11:02:00Z">
        <w:r w:rsidRPr="006E2E60" w:rsidDel="00F82414">
          <w:rPr>
            <w:rFonts w:cstheme="minorHAnsi"/>
            <w:szCs w:val="22"/>
          </w:rPr>
          <w:delText xml:space="preserve">Driver behavior is a critical factor in fleet safety. </w:delText>
        </w:r>
      </w:del>
      <w:r w:rsidRPr="006E2E60">
        <w:rPr>
          <w:rFonts w:cstheme="minorHAnsi"/>
          <w:szCs w:val="22"/>
        </w:rPr>
        <w:t xml:space="preserve">Research by Martinez et al. (2021) identified that 70% of commercial vehicle incidents are </w:t>
      </w:r>
      <w:proofErr w:type="spellStart"/>
      <w:r w:rsidRPr="006E2E60">
        <w:rPr>
          <w:rFonts w:cstheme="minorHAnsi"/>
          <w:szCs w:val="22"/>
        </w:rPr>
        <w:t>behavior</w:t>
      </w:r>
      <w:proofErr w:type="spellEnd"/>
      <w:r w:rsidRPr="006E2E60">
        <w:rPr>
          <w:rFonts w:cstheme="minorHAnsi"/>
          <w:szCs w:val="22"/>
        </w:rPr>
        <w:t xml:space="preserve">-related, with distraction and fatigue being primary contributors. Harsh acceleration events correlate with a 2.5x increase in incident probability, while combined speeding </w:t>
      </w:r>
      <w:del w:id="36" w:author="Deepa Belani     /RLGPBG-DOM/IBANK/MUM" w:date="2026-06-25T16:35:00Z" w16du:dateUtc="2026-06-25T11:05:00Z">
        <w:r w:rsidRPr="006E2E60" w:rsidDel="00F82414">
          <w:rPr>
            <w:rFonts w:cstheme="minorHAnsi"/>
            <w:szCs w:val="22"/>
          </w:rPr>
          <w:delText xml:space="preserve">and </w:delText>
        </w:r>
      </w:del>
      <w:ins w:id="37" w:author="Deepa Belani     /RLGPBG-DOM/IBANK/MUM" w:date="2026-06-25T16:35:00Z" w16du:dateUtc="2026-06-25T11:05:00Z">
        <w:r w:rsidR="00F82414">
          <w:rPr>
            <w:rFonts w:cstheme="minorHAnsi"/>
            <w:szCs w:val="22"/>
          </w:rPr>
          <w:t>&amp;</w:t>
        </w:r>
        <w:r w:rsidR="00F82414" w:rsidRPr="006E2E60">
          <w:rPr>
            <w:rFonts w:cstheme="minorHAnsi"/>
            <w:szCs w:val="22"/>
          </w:rPr>
          <w:t xml:space="preserve"> </w:t>
        </w:r>
      </w:ins>
      <w:r w:rsidRPr="006E2E60">
        <w:rPr>
          <w:rFonts w:cstheme="minorHAnsi"/>
          <w:szCs w:val="22"/>
        </w:rPr>
        <w:t>braking events elevate risk by 4x.</w:t>
      </w:r>
    </w:p>
    <w:p w14:paraId="60FFB3D5" w14:textId="77777777" w:rsidR="006E2E60" w:rsidRPr="006E2E60" w:rsidRDefault="006E2E60" w:rsidP="006E2E60">
      <w:pPr>
        <w:spacing w:after="0" w:line="240" w:lineRule="auto"/>
        <w:rPr>
          <w:rFonts w:cstheme="minorHAnsi"/>
          <w:szCs w:val="22"/>
        </w:rPr>
      </w:pPr>
    </w:p>
    <w:p w14:paraId="65AEBC0C" w14:textId="22A0DEB3" w:rsidR="00D300C9" w:rsidRPr="00253F1B" w:rsidRDefault="00D300C9" w:rsidP="006E2E60">
      <w:pPr>
        <w:pStyle w:val="Heading2"/>
        <w:numPr>
          <w:ilvl w:val="1"/>
          <w:numId w:val="1"/>
        </w:numPr>
        <w:spacing w:before="0" w:after="0" w:line="240" w:lineRule="auto"/>
        <w:ind w:left="0"/>
        <w:rPr>
          <w:rFonts w:asciiTheme="minorHAnsi" w:hAnsiTheme="minorHAnsi" w:cstheme="minorHAnsi"/>
          <w:b/>
          <w:bCs/>
          <w:sz w:val="22"/>
          <w:szCs w:val="22"/>
          <w:rPrChange w:id="38"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39" w:author="Deepa Belani     /RLGPBG-DOM/IBANK/MUM" w:date="2026-06-24T12:29:00Z" w16du:dateUtc="2026-06-24T06:59:00Z">
            <w:rPr>
              <w:rFonts w:asciiTheme="minorHAnsi" w:hAnsiTheme="minorHAnsi" w:cstheme="minorHAnsi"/>
              <w:sz w:val="22"/>
              <w:szCs w:val="22"/>
            </w:rPr>
          </w:rPrChange>
        </w:rPr>
        <w:t>Imbalanced Data in Safety Analytics</w:t>
      </w:r>
    </w:p>
    <w:p w14:paraId="70D5FB53" w14:textId="2151CAB2" w:rsidR="00D300C9" w:rsidRPr="006E2E60" w:rsidRDefault="00D300C9" w:rsidP="006E2E60">
      <w:pPr>
        <w:spacing w:after="0" w:line="240" w:lineRule="auto"/>
        <w:rPr>
          <w:rFonts w:cstheme="minorHAnsi"/>
          <w:szCs w:val="22"/>
        </w:rPr>
      </w:pPr>
      <w:del w:id="40" w:author="Deepa Belani     /RLGPBG-DOM/IBANK/MUM" w:date="2026-06-25T16:34:00Z" w16du:dateUtc="2026-06-25T11:04:00Z">
        <w:r w:rsidRPr="006E2E60" w:rsidDel="00F82414">
          <w:rPr>
            <w:rFonts w:cstheme="minorHAnsi"/>
            <w:szCs w:val="22"/>
          </w:rPr>
          <w:delText xml:space="preserve">Safety incident data is inherently imbalanced, with incident rates typically ranging from 2-5% in commercial fleets. </w:delText>
        </w:r>
      </w:del>
      <w:r w:rsidRPr="006E2E60">
        <w:rPr>
          <w:rFonts w:cstheme="minorHAnsi"/>
          <w:szCs w:val="22"/>
        </w:rPr>
        <w:t xml:space="preserve">Scholars recommend using SMOTE (Synthetic Minority Oversampling Technique) combined with cost-sensitive learning to address this challenge (Wang &amp; Lee, 2020). F1-Score </w:t>
      </w:r>
      <w:del w:id="41" w:author="Deepa Belani     /RLGPBG-DOM/IBANK/MUM" w:date="2026-06-25T16:33:00Z" w16du:dateUtc="2026-06-25T11:03:00Z">
        <w:r w:rsidRPr="006E2E60" w:rsidDel="00F82414">
          <w:rPr>
            <w:rFonts w:cstheme="minorHAnsi"/>
            <w:szCs w:val="22"/>
          </w:rPr>
          <w:delText xml:space="preserve">and </w:delText>
        </w:r>
      </w:del>
      <w:ins w:id="42" w:author="Deepa Belani     /RLGPBG-DOM/IBANK/MUM" w:date="2026-06-25T16:33:00Z" w16du:dateUtc="2026-06-25T11:03:00Z">
        <w:r w:rsidR="00F82414">
          <w:rPr>
            <w:rFonts w:cstheme="minorHAnsi"/>
            <w:szCs w:val="22"/>
          </w:rPr>
          <w:t>&amp;</w:t>
        </w:r>
        <w:r w:rsidR="00F82414" w:rsidRPr="006E2E60">
          <w:rPr>
            <w:rFonts w:cstheme="minorHAnsi"/>
            <w:szCs w:val="22"/>
          </w:rPr>
          <w:t xml:space="preserve"> </w:t>
        </w:r>
      </w:ins>
      <w:r w:rsidRPr="006E2E60">
        <w:rPr>
          <w:rFonts w:cstheme="minorHAnsi"/>
          <w:szCs w:val="22"/>
        </w:rPr>
        <w:t>AUC-ROC are preferred over accuracy for model evaluation in such contexts.</w:t>
      </w:r>
    </w:p>
    <w:p w14:paraId="0AD8D9EA" w14:textId="77777777" w:rsidR="006E2E60" w:rsidRPr="006E2E60" w:rsidRDefault="006E2E60" w:rsidP="006E2E60">
      <w:pPr>
        <w:spacing w:after="0" w:line="240" w:lineRule="auto"/>
        <w:rPr>
          <w:rFonts w:cstheme="minorHAnsi"/>
          <w:szCs w:val="22"/>
        </w:rPr>
      </w:pPr>
    </w:p>
    <w:p w14:paraId="11B952D7" w14:textId="599E1D4F" w:rsidR="00D300C9" w:rsidRPr="00253F1B" w:rsidRDefault="00D300C9" w:rsidP="006E2E60">
      <w:pPr>
        <w:pStyle w:val="Heading2"/>
        <w:numPr>
          <w:ilvl w:val="1"/>
          <w:numId w:val="1"/>
        </w:numPr>
        <w:spacing w:before="0" w:after="0" w:line="240" w:lineRule="auto"/>
        <w:ind w:left="0"/>
        <w:rPr>
          <w:rFonts w:asciiTheme="minorHAnsi" w:hAnsiTheme="minorHAnsi" w:cstheme="minorHAnsi"/>
          <w:b/>
          <w:bCs/>
          <w:sz w:val="22"/>
          <w:szCs w:val="22"/>
          <w:rPrChange w:id="43"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44" w:author="Deepa Belani     /RLGPBG-DOM/IBANK/MUM" w:date="2026-06-24T12:29:00Z" w16du:dateUtc="2026-06-24T06:59:00Z">
            <w:rPr>
              <w:rFonts w:asciiTheme="minorHAnsi" w:hAnsiTheme="minorHAnsi" w:cstheme="minorHAnsi"/>
              <w:sz w:val="22"/>
              <w:szCs w:val="22"/>
            </w:rPr>
          </w:rPrChange>
        </w:rPr>
        <w:t>Business Applications</w:t>
      </w:r>
    </w:p>
    <w:p w14:paraId="7AB474C9" w14:textId="6B60A113" w:rsidR="00D300C9" w:rsidRPr="006E2E60" w:rsidRDefault="00D300C9" w:rsidP="006E2E60">
      <w:pPr>
        <w:spacing w:after="0" w:line="240" w:lineRule="auto"/>
        <w:rPr>
          <w:rFonts w:cstheme="minorHAnsi"/>
          <w:szCs w:val="22"/>
        </w:rPr>
      </w:pPr>
      <w:r w:rsidRPr="006E2E60">
        <w:rPr>
          <w:rFonts w:cstheme="minorHAnsi"/>
          <w:szCs w:val="22"/>
        </w:rPr>
        <w:t xml:space="preserve">The insurance industry has begun adopting predictive analytics for </w:t>
      </w:r>
      <w:r w:rsidR="00F82414" w:rsidRPr="006E2E60">
        <w:rPr>
          <w:rFonts w:cstheme="minorHAnsi"/>
          <w:szCs w:val="22"/>
        </w:rPr>
        <w:t>Usage-Based Insurance</w:t>
      </w:r>
      <w:r w:rsidRPr="006E2E60">
        <w:rPr>
          <w:rFonts w:cstheme="minorHAnsi"/>
          <w:szCs w:val="22"/>
        </w:rPr>
        <w:t xml:space="preserve"> (UBI) </w:t>
      </w:r>
      <w:del w:id="45" w:author="Deepa Belani     /RLGPBG-DOM/IBANK/MUM" w:date="2026-06-25T16:33:00Z" w16du:dateUtc="2026-06-25T11:03:00Z">
        <w:r w:rsidRPr="006E2E60" w:rsidDel="00F82414">
          <w:rPr>
            <w:rFonts w:cstheme="minorHAnsi"/>
            <w:szCs w:val="22"/>
          </w:rPr>
          <w:delText xml:space="preserve">and </w:delText>
        </w:r>
      </w:del>
      <w:ins w:id="46" w:author="Deepa Belani     /RLGPBG-DOM/IBANK/MUM" w:date="2026-06-25T16:33:00Z" w16du:dateUtc="2026-06-25T11:03:00Z">
        <w:r w:rsidR="00F82414">
          <w:rPr>
            <w:rFonts w:cstheme="minorHAnsi"/>
            <w:szCs w:val="22"/>
          </w:rPr>
          <w:t>&amp;</w:t>
        </w:r>
        <w:r w:rsidR="00F82414" w:rsidRPr="006E2E60">
          <w:rPr>
            <w:rFonts w:cstheme="minorHAnsi"/>
            <w:szCs w:val="22"/>
          </w:rPr>
          <w:t xml:space="preserve"> </w:t>
        </w:r>
      </w:ins>
      <w:r w:rsidRPr="006E2E60">
        <w:rPr>
          <w:rFonts w:cstheme="minorHAnsi"/>
          <w:szCs w:val="22"/>
        </w:rPr>
        <w:t>risk-based pricing (Patel et al., 2023). Fleets implementing proactive safety programs report:</w:t>
      </w:r>
    </w:p>
    <w:p w14:paraId="77F13056" w14:textId="77777777" w:rsidR="00D300C9" w:rsidRPr="006E2E60" w:rsidRDefault="00D300C9" w:rsidP="006E2E60">
      <w:pPr>
        <w:spacing w:after="0" w:line="240" w:lineRule="auto"/>
        <w:rPr>
          <w:rFonts w:cstheme="minorHAnsi"/>
          <w:szCs w:val="22"/>
        </w:rPr>
      </w:pPr>
      <w:r w:rsidRPr="006E2E60">
        <w:rPr>
          <w:rFonts w:cstheme="minorHAnsi"/>
          <w:szCs w:val="22"/>
        </w:rPr>
        <w:t>- 15-25% reduction in collision frequency</w:t>
      </w:r>
    </w:p>
    <w:p w14:paraId="7AD8540A" w14:textId="77777777" w:rsidR="00D300C9" w:rsidRPr="006E2E60" w:rsidRDefault="00D300C9" w:rsidP="006E2E60">
      <w:pPr>
        <w:spacing w:after="0" w:line="240" w:lineRule="auto"/>
        <w:rPr>
          <w:rFonts w:cstheme="minorHAnsi"/>
          <w:szCs w:val="22"/>
        </w:rPr>
      </w:pPr>
      <w:r w:rsidRPr="006E2E60">
        <w:rPr>
          <w:rFonts w:cstheme="minorHAnsi"/>
          <w:szCs w:val="22"/>
        </w:rPr>
        <w:t>- 20-30% decrease in claim costs</w:t>
      </w:r>
    </w:p>
    <w:p w14:paraId="6D8D6A73" w14:textId="35537918" w:rsidR="00D300C9" w:rsidRPr="006E2E60" w:rsidRDefault="00D300C9" w:rsidP="006E2E60">
      <w:pPr>
        <w:spacing w:after="0" w:line="240" w:lineRule="auto"/>
        <w:rPr>
          <w:rFonts w:cstheme="minorHAnsi"/>
          <w:szCs w:val="22"/>
        </w:rPr>
      </w:pPr>
      <w:r w:rsidRPr="006E2E60">
        <w:rPr>
          <w:rFonts w:cstheme="minorHAnsi"/>
          <w:szCs w:val="22"/>
        </w:rPr>
        <w:t>- 10-15% improvement in driver retention</w:t>
      </w:r>
    </w:p>
    <w:p w14:paraId="1681B64A" w14:textId="77777777" w:rsidR="006E2E60" w:rsidRPr="006E2E60" w:rsidRDefault="006E2E60" w:rsidP="006E2E60">
      <w:pPr>
        <w:spacing w:after="0" w:line="240" w:lineRule="auto"/>
        <w:rPr>
          <w:rFonts w:cstheme="minorHAnsi"/>
          <w:szCs w:val="22"/>
        </w:rPr>
      </w:pPr>
    </w:p>
    <w:p w14:paraId="725CC1F6" w14:textId="4A10711A" w:rsidR="00D300C9" w:rsidRPr="00253F1B" w:rsidRDefault="00D300C9" w:rsidP="006E2E60">
      <w:pPr>
        <w:pStyle w:val="Heading2"/>
        <w:numPr>
          <w:ilvl w:val="1"/>
          <w:numId w:val="1"/>
        </w:numPr>
        <w:spacing w:before="0" w:after="0" w:line="240" w:lineRule="auto"/>
        <w:ind w:left="0"/>
        <w:rPr>
          <w:rFonts w:asciiTheme="minorHAnsi" w:hAnsiTheme="minorHAnsi" w:cstheme="minorHAnsi"/>
          <w:b/>
          <w:bCs/>
          <w:sz w:val="22"/>
          <w:szCs w:val="22"/>
          <w:rPrChange w:id="47"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48" w:author="Deepa Belani     /RLGPBG-DOM/IBANK/MUM" w:date="2026-06-24T12:29:00Z" w16du:dateUtc="2026-06-24T06:59:00Z">
            <w:rPr>
              <w:rFonts w:asciiTheme="minorHAnsi" w:hAnsiTheme="minorHAnsi" w:cstheme="minorHAnsi"/>
              <w:sz w:val="22"/>
              <w:szCs w:val="22"/>
            </w:rPr>
          </w:rPrChange>
        </w:rPr>
        <w:t>Research Gap</w:t>
      </w:r>
    </w:p>
    <w:p w14:paraId="1A887FC0" w14:textId="708DC417" w:rsidR="00D300C9" w:rsidRPr="006E2E60" w:rsidRDefault="00D300C9" w:rsidP="006E2E60">
      <w:pPr>
        <w:spacing w:after="0" w:line="240" w:lineRule="auto"/>
        <w:rPr>
          <w:rFonts w:cstheme="minorHAnsi"/>
          <w:szCs w:val="22"/>
        </w:rPr>
      </w:pPr>
      <w:del w:id="49" w:author="Deepa Belani     /RLGPBG-DOM/IBANK/MUM" w:date="2026-06-25T16:36:00Z" w16du:dateUtc="2026-06-25T11:06:00Z">
        <w:r w:rsidRPr="006E2E60" w:rsidDel="00F82414">
          <w:rPr>
            <w:rFonts w:cstheme="minorHAnsi"/>
            <w:szCs w:val="22"/>
          </w:rPr>
          <w:delText>Despite the availability of telematics data and ML techniques, t</w:delText>
        </w:r>
      </w:del>
      <w:ins w:id="50" w:author="Deepa Belani     /RLGPBG-DOM/IBANK/MUM" w:date="2026-06-25T16:36:00Z" w16du:dateUtc="2026-06-25T11:06:00Z">
        <w:r w:rsidR="00F82414">
          <w:rPr>
            <w:rFonts w:cstheme="minorHAnsi"/>
            <w:szCs w:val="22"/>
          </w:rPr>
          <w:t>T</w:t>
        </w:r>
      </w:ins>
      <w:r w:rsidRPr="006E2E60">
        <w:rPr>
          <w:rFonts w:cstheme="minorHAnsi"/>
          <w:szCs w:val="22"/>
        </w:rPr>
        <w:t>here is limited research on integrated frameworks that combine incident prediction, claim estimation, and driver segmentation in a single actionable system. This project bridges that gap by delivering a unified predictive safety analytics framework with clear business implementation pathways.</w:t>
      </w:r>
    </w:p>
    <w:p w14:paraId="36AE438A" w14:textId="77777777" w:rsidR="006E2E60" w:rsidRPr="006E2E60" w:rsidRDefault="006E2E60" w:rsidP="006E2E60">
      <w:pPr>
        <w:spacing w:after="0" w:line="240" w:lineRule="auto"/>
        <w:rPr>
          <w:rFonts w:cstheme="minorHAnsi"/>
          <w:szCs w:val="22"/>
        </w:rPr>
      </w:pPr>
    </w:p>
    <w:p w14:paraId="01999855" w14:textId="6056BFA3" w:rsidR="00D300C9" w:rsidRPr="006E2E60" w:rsidDel="006E2E60" w:rsidRDefault="00D300C9" w:rsidP="006E2E60">
      <w:pPr>
        <w:pStyle w:val="Heading2"/>
        <w:numPr>
          <w:ilvl w:val="1"/>
          <w:numId w:val="1"/>
        </w:numPr>
        <w:spacing w:before="0" w:after="0" w:line="240" w:lineRule="auto"/>
        <w:ind w:left="0"/>
        <w:rPr>
          <w:del w:id="51" w:author="Deepa Belani     /RLGPBG-DOM/IBANK/MUM" w:date="2026-06-24T12:12:00Z" w16du:dateUtc="2026-06-24T06:42:00Z"/>
          <w:rFonts w:asciiTheme="minorHAnsi" w:hAnsiTheme="minorHAnsi" w:cstheme="minorHAnsi"/>
          <w:sz w:val="22"/>
          <w:szCs w:val="22"/>
        </w:rPr>
      </w:pPr>
      <w:del w:id="52" w:author="Deepa Belani     /RLGPBG-DOM/IBANK/MUM" w:date="2026-06-24T12:12:00Z" w16du:dateUtc="2026-06-24T06:42:00Z">
        <w:r w:rsidRPr="006E2E60" w:rsidDel="006E2E60">
          <w:rPr>
            <w:rFonts w:asciiTheme="minorHAnsi" w:hAnsiTheme="minorHAnsi" w:cstheme="minorHAnsi"/>
            <w:sz w:val="22"/>
            <w:szCs w:val="22"/>
          </w:rPr>
          <w:delText>References:</w:delText>
        </w:r>
      </w:del>
    </w:p>
    <w:p w14:paraId="308859CE" w14:textId="302E8DAA" w:rsidR="00D300C9" w:rsidRPr="006E2E60" w:rsidDel="006E2E60" w:rsidRDefault="00D300C9" w:rsidP="006E2E60">
      <w:pPr>
        <w:spacing w:after="0" w:line="240" w:lineRule="auto"/>
        <w:rPr>
          <w:del w:id="53" w:author="Deepa Belani     /RLGPBG-DOM/IBANK/MUM" w:date="2026-06-24T12:12:00Z" w16du:dateUtc="2026-06-24T06:42:00Z"/>
          <w:rFonts w:cstheme="minorHAnsi"/>
          <w:szCs w:val="22"/>
        </w:rPr>
      </w:pPr>
      <w:del w:id="54" w:author="Deepa Belani     /RLGPBG-DOM/IBANK/MUM" w:date="2026-06-24T12:12:00Z" w16du:dateUtc="2026-06-24T06:42:00Z">
        <w:r w:rsidRPr="006E2E60" w:rsidDel="006E2E60">
          <w:rPr>
            <w:rFonts w:cstheme="minorHAnsi"/>
            <w:szCs w:val="22"/>
          </w:rPr>
          <w:delText>- Chen, L., et al. (2022). "Machine Learning for Traffic Incident Prediction." IEEE Transactions on Intelligent Transportation Systems, 23(8), 11234-11247.</w:delText>
        </w:r>
      </w:del>
    </w:p>
    <w:p w14:paraId="2094B49F" w14:textId="0C8C2C54" w:rsidR="00D300C9" w:rsidRPr="006E2E60" w:rsidDel="006E2E60" w:rsidRDefault="00D300C9" w:rsidP="006E2E60">
      <w:pPr>
        <w:spacing w:after="0" w:line="240" w:lineRule="auto"/>
        <w:rPr>
          <w:del w:id="55" w:author="Deepa Belani     /RLGPBG-DOM/IBANK/MUM" w:date="2026-06-24T12:12:00Z" w16du:dateUtc="2026-06-24T06:42:00Z"/>
          <w:rFonts w:cstheme="minorHAnsi"/>
          <w:szCs w:val="22"/>
        </w:rPr>
      </w:pPr>
      <w:del w:id="56" w:author="Deepa Belani     /RLGPBG-DOM/IBANK/MUM" w:date="2026-06-24T12:12:00Z" w16du:dateUtc="2026-06-24T06:42:00Z">
        <w:r w:rsidRPr="006E2E60" w:rsidDel="006E2E60">
          <w:rPr>
            <w:rFonts w:cstheme="minorHAnsi"/>
            <w:szCs w:val="22"/>
          </w:rPr>
          <w:delText>- Giannotti, F., et al. (2020). "Telematics and Fleet Management." ACM Computing Surveys, 53(4), 1-36.</w:delText>
        </w:r>
      </w:del>
    </w:p>
    <w:p w14:paraId="0DF60A3B" w14:textId="5FBA27D2" w:rsidR="00D300C9" w:rsidRPr="006E2E60" w:rsidDel="006E2E60" w:rsidRDefault="00D300C9" w:rsidP="006E2E60">
      <w:pPr>
        <w:spacing w:after="0" w:line="240" w:lineRule="auto"/>
        <w:rPr>
          <w:del w:id="57" w:author="Deepa Belani     /RLGPBG-DOM/IBANK/MUM" w:date="2026-06-24T12:12:00Z" w16du:dateUtc="2026-06-24T06:42:00Z"/>
          <w:rFonts w:cstheme="minorHAnsi"/>
          <w:szCs w:val="22"/>
        </w:rPr>
      </w:pPr>
      <w:del w:id="58" w:author="Deepa Belani     /RLGPBG-DOM/IBANK/MUM" w:date="2026-06-24T12:12:00Z" w16du:dateUtc="2026-06-24T06:42:00Z">
        <w:r w:rsidRPr="006E2E60" w:rsidDel="006E2E60">
          <w:rPr>
            <w:rFonts w:cstheme="minorHAnsi"/>
            <w:szCs w:val="22"/>
          </w:rPr>
          <w:delText>- Johnson, M., &amp; Brown, T. (2021). "Driver Coaching Effectiveness in Commercial Fleets." Journal of Safety Research, 78, 45-56.</w:delText>
        </w:r>
      </w:del>
    </w:p>
    <w:p w14:paraId="37172C6B" w14:textId="439AFB00" w:rsidR="00D300C9" w:rsidRPr="006E2E60" w:rsidDel="006E2E60" w:rsidRDefault="00D300C9" w:rsidP="006E2E60">
      <w:pPr>
        <w:spacing w:after="0" w:line="240" w:lineRule="auto"/>
        <w:rPr>
          <w:del w:id="59" w:author="Deepa Belani     /RLGPBG-DOM/IBANK/MUM" w:date="2026-06-24T12:12:00Z" w16du:dateUtc="2026-06-24T06:42:00Z"/>
          <w:rFonts w:cstheme="minorHAnsi"/>
          <w:szCs w:val="22"/>
        </w:rPr>
      </w:pPr>
      <w:del w:id="60" w:author="Deepa Belani     /RLGPBG-DOM/IBANK/MUM" w:date="2026-06-24T12:12:00Z" w16du:dateUtc="2026-06-24T06:42:00Z">
        <w:r w:rsidRPr="006E2E60" w:rsidDel="006E2E60">
          <w:rPr>
            <w:rFonts w:cstheme="minorHAnsi"/>
            <w:szCs w:val="22"/>
          </w:rPr>
          <w:delText>- Martinez, R., et al. (2021). "Behavioral Factors in Commercial Vehicle Safety." Accident Analysis &amp; Prevention, 152, 105989.</w:delText>
        </w:r>
      </w:del>
    </w:p>
    <w:p w14:paraId="6F7AF6CE" w14:textId="1A8AC31C" w:rsidR="00D300C9" w:rsidRPr="006E2E60" w:rsidDel="006E2E60" w:rsidRDefault="00D300C9" w:rsidP="006E2E60">
      <w:pPr>
        <w:spacing w:after="0" w:line="240" w:lineRule="auto"/>
        <w:rPr>
          <w:del w:id="61" w:author="Deepa Belani     /RLGPBG-DOM/IBANK/MUM" w:date="2026-06-24T12:12:00Z" w16du:dateUtc="2026-06-24T06:42:00Z"/>
          <w:rFonts w:cstheme="minorHAnsi"/>
          <w:szCs w:val="22"/>
        </w:rPr>
      </w:pPr>
      <w:del w:id="62" w:author="Deepa Belani     /RLGPBG-DOM/IBANK/MUM" w:date="2026-06-24T12:12:00Z" w16du:dateUtc="2026-06-24T06:42:00Z">
        <w:r w:rsidRPr="006E2E60" w:rsidDel="006E2E60">
          <w:rPr>
            <w:rFonts w:cstheme="minorHAnsi"/>
            <w:szCs w:val="22"/>
          </w:rPr>
          <w:delText>- Patel, S., et al. (2023). "Usage-Based Insurance and Predictive Analytics." Journal of Risk and Insurance, 90(2), 345-372.</w:delText>
        </w:r>
      </w:del>
    </w:p>
    <w:p w14:paraId="05B22A84" w14:textId="3A6464A1" w:rsidR="00205FDD" w:rsidRPr="006E2E60" w:rsidDel="006E2E60" w:rsidRDefault="00D300C9" w:rsidP="006E2E60">
      <w:pPr>
        <w:spacing w:after="0" w:line="240" w:lineRule="auto"/>
        <w:rPr>
          <w:del w:id="63" w:author="Deepa Belani     /RLGPBG-DOM/IBANK/MUM" w:date="2026-06-24T12:12:00Z" w16du:dateUtc="2026-06-24T06:42:00Z"/>
          <w:rFonts w:cstheme="minorHAnsi"/>
          <w:szCs w:val="22"/>
        </w:rPr>
      </w:pPr>
      <w:del w:id="64" w:author="Deepa Belani     /RLGPBG-DOM/IBANK/MUM" w:date="2026-06-24T12:12:00Z" w16du:dateUtc="2026-06-24T06:42:00Z">
        <w:r w:rsidRPr="006E2E60" w:rsidDel="006E2E60">
          <w:rPr>
            <w:rFonts w:cstheme="minorHAnsi"/>
            <w:szCs w:val="22"/>
          </w:rPr>
          <w:delText>- Wang, H., &amp; Lee, S. (2020). "Imbalanced Data in Safety Analytics." Data Mining and Knowledge Discovery, 34(5), 1289-1312.</w:delText>
        </w:r>
      </w:del>
    </w:p>
    <w:p w14:paraId="026C16E0" w14:textId="77777777" w:rsidR="006E2E60" w:rsidRPr="006E2E60" w:rsidRDefault="006E2E60" w:rsidP="006E2E60">
      <w:pPr>
        <w:spacing w:after="0" w:line="240" w:lineRule="auto"/>
        <w:rPr>
          <w:rFonts w:cstheme="minorHAnsi"/>
          <w:szCs w:val="22"/>
        </w:rPr>
      </w:pPr>
    </w:p>
    <w:p w14:paraId="1D78F482" w14:textId="71CD8DC8" w:rsidR="00205FDD" w:rsidRPr="00253F1B" w:rsidRDefault="00205FDD" w:rsidP="006E2E60">
      <w:pPr>
        <w:pStyle w:val="Heading1"/>
        <w:numPr>
          <w:ilvl w:val="0"/>
          <w:numId w:val="1"/>
        </w:numPr>
        <w:spacing w:before="0" w:after="0" w:line="240" w:lineRule="auto"/>
        <w:ind w:left="0"/>
        <w:rPr>
          <w:rFonts w:asciiTheme="minorHAnsi" w:hAnsiTheme="minorHAnsi" w:cstheme="minorHAnsi"/>
          <w:b/>
          <w:bCs/>
          <w:sz w:val="22"/>
          <w:szCs w:val="22"/>
          <w:rPrChange w:id="65"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66" w:author="Deepa Belani     /RLGPBG-DOM/IBANK/MUM" w:date="2026-06-24T12:29:00Z" w16du:dateUtc="2026-06-24T06:59:00Z">
            <w:rPr>
              <w:rFonts w:asciiTheme="minorHAnsi" w:hAnsiTheme="minorHAnsi" w:cstheme="minorHAnsi"/>
              <w:sz w:val="22"/>
              <w:szCs w:val="22"/>
            </w:rPr>
          </w:rPrChange>
        </w:rPr>
        <w:t>METHODOLOGY &amp; IMPLEMENTATION PLAN</w:t>
      </w:r>
    </w:p>
    <w:p w14:paraId="3D657FE9" w14:textId="13E97F32" w:rsidR="00205FDD" w:rsidRPr="00253F1B" w:rsidRDefault="00205FDD" w:rsidP="006E2E60">
      <w:pPr>
        <w:pStyle w:val="Heading2"/>
        <w:numPr>
          <w:ilvl w:val="1"/>
          <w:numId w:val="1"/>
        </w:numPr>
        <w:spacing w:before="0" w:after="0" w:line="240" w:lineRule="auto"/>
        <w:ind w:left="0"/>
        <w:rPr>
          <w:rFonts w:asciiTheme="minorHAnsi" w:hAnsiTheme="minorHAnsi" w:cstheme="minorHAnsi"/>
          <w:b/>
          <w:bCs/>
          <w:sz w:val="22"/>
          <w:szCs w:val="22"/>
          <w:rPrChange w:id="67"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68" w:author="Deepa Belani     /RLGPBG-DOM/IBANK/MUM" w:date="2026-06-24T12:29:00Z" w16du:dateUtc="2026-06-24T06:59:00Z">
            <w:rPr>
              <w:rFonts w:asciiTheme="minorHAnsi" w:hAnsiTheme="minorHAnsi" w:cstheme="minorHAnsi"/>
              <w:sz w:val="22"/>
              <w:szCs w:val="22"/>
            </w:rPr>
          </w:rPrChange>
        </w:rPr>
        <w:t>Data Quality Checks</w:t>
      </w:r>
    </w:p>
    <w:tbl>
      <w:tblPr>
        <w:tblStyle w:val="TableGrid"/>
        <w:tblW w:w="0" w:type="auto"/>
        <w:tblLook w:val="04A0" w:firstRow="1" w:lastRow="0" w:firstColumn="1" w:lastColumn="0" w:noHBand="0" w:noVBand="1"/>
      </w:tblPr>
      <w:tblGrid>
        <w:gridCol w:w="2122"/>
        <w:gridCol w:w="2835"/>
        <w:gridCol w:w="4059"/>
      </w:tblGrid>
      <w:tr w:rsidR="0016251A" w:rsidRPr="006E2E60" w14:paraId="5F45AD24" w14:textId="77777777" w:rsidTr="00A94995">
        <w:tc>
          <w:tcPr>
            <w:tcW w:w="2122" w:type="dxa"/>
          </w:tcPr>
          <w:p w14:paraId="614AE008" w14:textId="2154D4C8" w:rsidR="0016251A" w:rsidRPr="006E2E60" w:rsidRDefault="0016251A">
            <w:pPr>
              <w:jc w:val="center"/>
              <w:rPr>
                <w:rFonts w:cstheme="minorHAnsi"/>
                <w:b/>
                <w:bCs/>
                <w:szCs w:val="22"/>
                <w:rPrChange w:id="69" w:author="Deepa Belani     /RLGPBG-DOM/IBANK/MUM" w:date="2026-06-24T12:12:00Z" w16du:dateUtc="2026-06-24T06:42:00Z">
                  <w:rPr>
                    <w:rFonts w:cstheme="minorHAnsi"/>
                    <w:szCs w:val="22"/>
                  </w:rPr>
                </w:rPrChange>
              </w:rPr>
              <w:pPrChange w:id="70" w:author="Deepa Belani     /RLGPBG-DOM/IBANK/MUM" w:date="2026-06-24T12:12:00Z" w16du:dateUtc="2026-06-24T06:42:00Z">
                <w:pPr/>
              </w:pPrChange>
            </w:pPr>
            <w:r w:rsidRPr="006E2E60">
              <w:rPr>
                <w:rFonts w:cstheme="minorHAnsi"/>
                <w:b/>
                <w:bCs/>
                <w:szCs w:val="22"/>
                <w:rPrChange w:id="71" w:author="Deepa Belani     /RLGPBG-DOM/IBANK/MUM" w:date="2026-06-24T12:12:00Z" w16du:dateUtc="2026-06-24T06:42:00Z">
                  <w:rPr>
                    <w:rFonts w:cstheme="minorHAnsi"/>
                    <w:szCs w:val="22"/>
                  </w:rPr>
                </w:rPrChange>
              </w:rPr>
              <w:t>Check</w:t>
            </w:r>
          </w:p>
        </w:tc>
        <w:tc>
          <w:tcPr>
            <w:tcW w:w="2835" w:type="dxa"/>
          </w:tcPr>
          <w:p w14:paraId="10817990" w14:textId="49D0DC26" w:rsidR="0016251A" w:rsidRPr="006E2E60" w:rsidRDefault="0016251A">
            <w:pPr>
              <w:jc w:val="center"/>
              <w:rPr>
                <w:rFonts w:cstheme="minorHAnsi"/>
                <w:b/>
                <w:bCs/>
                <w:szCs w:val="22"/>
                <w:rPrChange w:id="72" w:author="Deepa Belani     /RLGPBG-DOM/IBANK/MUM" w:date="2026-06-24T12:12:00Z" w16du:dateUtc="2026-06-24T06:42:00Z">
                  <w:rPr>
                    <w:rFonts w:cstheme="minorHAnsi"/>
                    <w:szCs w:val="22"/>
                  </w:rPr>
                </w:rPrChange>
              </w:rPr>
              <w:pPrChange w:id="73" w:author="Deepa Belani     /RLGPBG-DOM/IBANK/MUM" w:date="2026-06-24T12:12:00Z" w16du:dateUtc="2026-06-24T06:42:00Z">
                <w:pPr/>
              </w:pPrChange>
            </w:pPr>
            <w:r w:rsidRPr="006E2E60">
              <w:rPr>
                <w:rFonts w:cstheme="minorHAnsi"/>
                <w:b/>
                <w:bCs/>
                <w:szCs w:val="22"/>
                <w:rPrChange w:id="74" w:author="Deepa Belani     /RLGPBG-DOM/IBANK/MUM" w:date="2026-06-24T12:12:00Z" w16du:dateUtc="2026-06-24T06:42:00Z">
                  <w:rPr>
                    <w:rFonts w:cstheme="minorHAnsi"/>
                    <w:szCs w:val="22"/>
                  </w:rPr>
                </w:rPrChange>
              </w:rPr>
              <w:t>Method</w:t>
            </w:r>
          </w:p>
        </w:tc>
        <w:tc>
          <w:tcPr>
            <w:tcW w:w="4059" w:type="dxa"/>
          </w:tcPr>
          <w:p w14:paraId="522136F1" w14:textId="6C9A7E4F" w:rsidR="0016251A" w:rsidRPr="006E2E60" w:rsidRDefault="0016251A">
            <w:pPr>
              <w:jc w:val="center"/>
              <w:rPr>
                <w:rFonts w:cstheme="minorHAnsi"/>
                <w:b/>
                <w:bCs/>
                <w:szCs w:val="22"/>
                <w:rPrChange w:id="75" w:author="Deepa Belani     /RLGPBG-DOM/IBANK/MUM" w:date="2026-06-24T12:12:00Z" w16du:dateUtc="2026-06-24T06:42:00Z">
                  <w:rPr>
                    <w:rFonts w:cstheme="minorHAnsi"/>
                    <w:szCs w:val="22"/>
                  </w:rPr>
                </w:rPrChange>
              </w:rPr>
              <w:pPrChange w:id="76" w:author="Deepa Belani     /RLGPBG-DOM/IBANK/MUM" w:date="2026-06-24T12:12:00Z" w16du:dateUtc="2026-06-24T06:42:00Z">
                <w:pPr/>
              </w:pPrChange>
            </w:pPr>
            <w:r w:rsidRPr="006E2E60">
              <w:rPr>
                <w:rFonts w:cstheme="minorHAnsi"/>
                <w:b/>
                <w:bCs/>
                <w:szCs w:val="22"/>
                <w:rPrChange w:id="77" w:author="Deepa Belani     /RLGPBG-DOM/IBANK/MUM" w:date="2026-06-24T12:12:00Z" w16du:dateUtc="2026-06-24T06:42:00Z">
                  <w:rPr>
                    <w:rFonts w:cstheme="minorHAnsi"/>
                    <w:szCs w:val="22"/>
                  </w:rPr>
                </w:rPrChange>
              </w:rPr>
              <w:t>Action if Issue Found</w:t>
            </w:r>
          </w:p>
        </w:tc>
      </w:tr>
      <w:tr w:rsidR="0016251A" w:rsidRPr="006E2E60" w14:paraId="5AE93162" w14:textId="77777777" w:rsidTr="00A94995">
        <w:tc>
          <w:tcPr>
            <w:tcW w:w="2122" w:type="dxa"/>
          </w:tcPr>
          <w:p w14:paraId="0F102602" w14:textId="77777777" w:rsidR="0016251A" w:rsidRPr="006E2E60" w:rsidRDefault="0016251A" w:rsidP="006E2E60">
            <w:pPr>
              <w:rPr>
                <w:rFonts w:cstheme="minorHAnsi"/>
                <w:szCs w:val="22"/>
              </w:rPr>
            </w:pPr>
            <w:r w:rsidRPr="006E2E60">
              <w:rPr>
                <w:rFonts w:cstheme="minorHAnsi"/>
                <w:szCs w:val="22"/>
              </w:rPr>
              <w:t xml:space="preserve">Missing values </w:t>
            </w:r>
          </w:p>
        </w:tc>
        <w:tc>
          <w:tcPr>
            <w:tcW w:w="2835" w:type="dxa"/>
          </w:tcPr>
          <w:p w14:paraId="798ECBBA" w14:textId="77777777" w:rsidR="0016251A" w:rsidRPr="006E2E60" w:rsidRDefault="0016251A" w:rsidP="006E2E60">
            <w:pPr>
              <w:rPr>
                <w:rFonts w:cstheme="minorHAnsi"/>
                <w:szCs w:val="22"/>
              </w:rPr>
            </w:pPr>
            <w:r w:rsidRPr="006E2E60">
              <w:rPr>
                <w:rFonts w:cstheme="minorHAnsi"/>
                <w:szCs w:val="22"/>
              </w:rPr>
              <w:t xml:space="preserve"> </w:t>
            </w:r>
            <w:proofErr w:type="spellStart"/>
            <w:proofErr w:type="gramStart"/>
            <w:r w:rsidRPr="006E2E60">
              <w:rPr>
                <w:rFonts w:cstheme="minorHAnsi"/>
                <w:szCs w:val="22"/>
              </w:rPr>
              <w:t>df.isnull</w:t>
            </w:r>
            <w:proofErr w:type="spellEnd"/>
            <w:proofErr w:type="gramEnd"/>
            <w:r w:rsidRPr="006E2E60">
              <w:rPr>
                <w:rFonts w:cstheme="minorHAnsi"/>
                <w:szCs w:val="22"/>
              </w:rPr>
              <w:t>(</w:t>
            </w:r>
            <w:proofErr w:type="gramStart"/>
            <w:r w:rsidRPr="006E2E60">
              <w:rPr>
                <w:rFonts w:cstheme="minorHAnsi"/>
                <w:szCs w:val="22"/>
              </w:rPr>
              <w:t>).sum</w:t>
            </w:r>
            <w:proofErr w:type="gramEnd"/>
            <w:r w:rsidRPr="006E2E60">
              <w:rPr>
                <w:rFonts w:cstheme="minorHAnsi"/>
                <w:szCs w:val="22"/>
              </w:rPr>
              <w:t xml:space="preserve">() </w:t>
            </w:r>
          </w:p>
        </w:tc>
        <w:tc>
          <w:tcPr>
            <w:tcW w:w="4059" w:type="dxa"/>
          </w:tcPr>
          <w:p w14:paraId="762A96D4" w14:textId="77777777" w:rsidR="0016251A" w:rsidRPr="006E2E60" w:rsidRDefault="0016251A" w:rsidP="006E2E60">
            <w:pPr>
              <w:rPr>
                <w:rFonts w:cstheme="minorHAnsi"/>
                <w:szCs w:val="22"/>
              </w:rPr>
            </w:pPr>
            <w:r w:rsidRPr="006E2E60">
              <w:rPr>
                <w:rFonts w:cstheme="minorHAnsi"/>
                <w:szCs w:val="22"/>
              </w:rPr>
              <w:t xml:space="preserve"> Impute with median/mode </w:t>
            </w:r>
          </w:p>
        </w:tc>
      </w:tr>
      <w:tr w:rsidR="0016251A" w:rsidRPr="006E2E60" w14:paraId="4F93CDCC" w14:textId="77777777" w:rsidTr="00A94995">
        <w:tc>
          <w:tcPr>
            <w:tcW w:w="2122" w:type="dxa"/>
          </w:tcPr>
          <w:p w14:paraId="3F186BDF" w14:textId="77777777" w:rsidR="0016251A" w:rsidRPr="006E2E60" w:rsidRDefault="0016251A" w:rsidP="006E2E60">
            <w:pPr>
              <w:rPr>
                <w:rFonts w:cstheme="minorHAnsi"/>
                <w:szCs w:val="22"/>
              </w:rPr>
            </w:pPr>
            <w:r w:rsidRPr="006E2E60">
              <w:rPr>
                <w:rFonts w:cstheme="minorHAnsi"/>
                <w:szCs w:val="22"/>
              </w:rPr>
              <w:t xml:space="preserve">Outliers </w:t>
            </w:r>
          </w:p>
        </w:tc>
        <w:tc>
          <w:tcPr>
            <w:tcW w:w="2835" w:type="dxa"/>
          </w:tcPr>
          <w:p w14:paraId="26EF19BD" w14:textId="77777777" w:rsidR="0016251A" w:rsidRPr="006E2E60" w:rsidRDefault="0016251A" w:rsidP="006E2E60">
            <w:pPr>
              <w:rPr>
                <w:rFonts w:cstheme="minorHAnsi"/>
                <w:szCs w:val="22"/>
              </w:rPr>
            </w:pPr>
            <w:r w:rsidRPr="006E2E60">
              <w:rPr>
                <w:rFonts w:cstheme="minorHAnsi"/>
                <w:szCs w:val="22"/>
              </w:rPr>
              <w:t xml:space="preserve"> Z-score &gt; 3 </w:t>
            </w:r>
          </w:p>
        </w:tc>
        <w:tc>
          <w:tcPr>
            <w:tcW w:w="4059" w:type="dxa"/>
          </w:tcPr>
          <w:p w14:paraId="3DBB2554" w14:textId="77777777" w:rsidR="0016251A" w:rsidRPr="006E2E60" w:rsidRDefault="0016251A" w:rsidP="006E2E60">
            <w:pPr>
              <w:rPr>
                <w:rFonts w:cstheme="minorHAnsi"/>
                <w:szCs w:val="22"/>
              </w:rPr>
            </w:pPr>
            <w:r w:rsidRPr="006E2E60">
              <w:rPr>
                <w:rFonts w:cstheme="minorHAnsi"/>
                <w:szCs w:val="22"/>
              </w:rPr>
              <w:t xml:space="preserve"> Cap or transform </w:t>
            </w:r>
          </w:p>
        </w:tc>
      </w:tr>
      <w:tr w:rsidR="0016251A" w:rsidRPr="006E2E60" w14:paraId="369F53C2" w14:textId="77777777" w:rsidTr="00A94995">
        <w:tc>
          <w:tcPr>
            <w:tcW w:w="2122" w:type="dxa"/>
          </w:tcPr>
          <w:p w14:paraId="744AF37B" w14:textId="77777777" w:rsidR="0016251A" w:rsidRPr="006E2E60" w:rsidRDefault="0016251A" w:rsidP="006E2E60">
            <w:pPr>
              <w:rPr>
                <w:rFonts w:cstheme="minorHAnsi"/>
                <w:szCs w:val="22"/>
              </w:rPr>
            </w:pPr>
            <w:r w:rsidRPr="006E2E60">
              <w:rPr>
                <w:rFonts w:cstheme="minorHAnsi"/>
                <w:szCs w:val="22"/>
              </w:rPr>
              <w:t xml:space="preserve">Class imbalance </w:t>
            </w:r>
          </w:p>
        </w:tc>
        <w:tc>
          <w:tcPr>
            <w:tcW w:w="2835" w:type="dxa"/>
          </w:tcPr>
          <w:p w14:paraId="7A6BB6DB" w14:textId="77777777" w:rsidR="0016251A" w:rsidRPr="006E2E60" w:rsidRDefault="0016251A" w:rsidP="006E2E60">
            <w:pPr>
              <w:rPr>
                <w:rFonts w:cstheme="minorHAnsi"/>
                <w:szCs w:val="22"/>
              </w:rPr>
            </w:pPr>
            <w:r w:rsidRPr="006E2E60">
              <w:rPr>
                <w:rFonts w:cstheme="minorHAnsi"/>
                <w:szCs w:val="22"/>
              </w:rPr>
              <w:t xml:space="preserve"> Incident rate check </w:t>
            </w:r>
          </w:p>
        </w:tc>
        <w:tc>
          <w:tcPr>
            <w:tcW w:w="4059" w:type="dxa"/>
          </w:tcPr>
          <w:p w14:paraId="1152F575" w14:textId="77777777" w:rsidR="0016251A" w:rsidRPr="006E2E60" w:rsidRDefault="0016251A" w:rsidP="006E2E60">
            <w:pPr>
              <w:rPr>
                <w:rFonts w:cstheme="minorHAnsi"/>
                <w:szCs w:val="22"/>
              </w:rPr>
            </w:pPr>
            <w:r w:rsidRPr="006E2E60">
              <w:rPr>
                <w:rFonts w:cstheme="minorHAnsi"/>
                <w:szCs w:val="22"/>
              </w:rPr>
              <w:t xml:space="preserve"> SMOTE or class weights </w:t>
            </w:r>
          </w:p>
        </w:tc>
      </w:tr>
      <w:tr w:rsidR="0016251A" w:rsidRPr="006E2E60" w14:paraId="4DBDD4CA" w14:textId="77777777" w:rsidTr="00A94995">
        <w:tc>
          <w:tcPr>
            <w:tcW w:w="2122" w:type="dxa"/>
          </w:tcPr>
          <w:p w14:paraId="195D138B" w14:textId="77777777" w:rsidR="0016251A" w:rsidRPr="006E2E60" w:rsidRDefault="0016251A" w:rsidP="006E2E60">
            <w:pPr>
              <w:rPr>
                <w:rFonts w:cstheme="minorHAnsi"/>
                <w:szCs w:val="22"/>
              </w:rPr>
            </w:pPr>
            <w:r w:rsidRPr="006E2E60">
              <w:rPr>
                <w:rFonts w:cstheme="minorHAnsi"/>
                <w:szCs w:val="22"/>
              </w:rPr>
              <w:t xml:space="preserve">Duplicates </w:t>
            </w:r>
          </w:p>
        </w:tc>
        <w:tc>
          <w:tcPr>
            <w:tcW w:w="2835" w:type="dxa"/>
          </w:tcPr>
          <w:p w14:paraId="22C37BB6" w14:textId="77777777" w:rsidR="0016251A" w:rsidRPr="006E2E60" w:rsidRDefault="0016251A" w:rsidP="006E2E60">
            <w:pPr>
              <w:rPr>
                <w:rFonts w:cstheme="minorHAnsi"/>
                <w:szCs w:val="22"/>
              </w:rPr>
            </w:pPr>
            <w:r w:rsidRPr="006E2E60">
              <w:rPr>
                <w:rFonts w:cstheme="minorHAnsi"/>
                <w:szCs w:val="22"/>
              </w:rPr>
              <w:t xml:space="preserve"> </w:t>
            </w:r>
            <w:proofErr w:type="spellStart"/>
            <w:proofErr w:type="gramStart"/>
            <w:r w:rsidRPr="006E2E60">
              <w:rPr>
                <w:rFonts w:cstheme="minorHAnsi"/>
                <w:szCs w:val="22"/>
              </w:rPr>
              <w:t>df.duplicated</w:t>
            </w:r>
            <w:proofErr w:type="spellEnd"/>
            <w:proofErr w:type="gramEnd"/>
            <w:r w:rsidRPr="006E2E60">
              <w:rPr>
                <w:rFonts w:cstheme="minorHAnsi"/>
                <w:szCs w:val="22"/>
              </w:rPr>
              <w:t>(</w:t>
            </w:r>
            <w:proofErr w:type="gramStart"/>
            <w:r w:rsidRPr="006E2E60">
              <w:rPr>
                <w:rFonts w:cstheme="minorHAnsi"/>
                <w:szCs w:val="22"/>
              </w:rPr>
              <w:t>).sum</w:t>
            </w:r>
            <w:proofErr w:type="gramEnd"/>
            <w:r w:rsidRPr="006E2E60">
              <w:rPr>
                <w:rFonts w:cstheme="minorHAnsi"/>
                <w:szCs w:val="22"/>
              </w:rPr>
              <w:t xml:space="preserve">() </w:t>
            </w:r>
          </w:p>
        </w:tc>
        <w:tc>
          <w:tcPr>
            <w:tcW w:w="4059" w:type="dxa"/>
          </w:tcPr>
          <w:p w14:paraId="406DC225" w14:textId="77777777" w:rsidR="0016251A" w:rsidRPr="006E2E60" w:rsidRDefault="0016251A" w:rsidP="006E2E60">
            <w:pPr>
              <w:rPr>
                <w:rFonts w:cstheme="minorHAnsi"/>
                <w:szCs w:val="22"/>
              </w:rPr>
            </w:pPr>
            <w:r w:rsidRPr="006E2E60">
              <w:rPr>
                <w:rFonts w:cstheme="minorHAnsi"/>
                <w:szCs w:val="22"/>
              </w:rPr>
              <w:t xml:space="preserve"> Remove </w:t>
            </w:r>
          </w:p>
        </w:tc>
      </w:tr>
      <w:tr w:rsidR="0016251A" w:rsidRPr="006E2E60" w14:paraId="2A37C8D2" w14:textId="77777777" w:rsidTr="00A94995">
        <w:tc>
          <w:tcPr>
            <w:tcW w:w="2122" w:type="dxa"/>
          </w:tcPr>
          <w:p w14:paraId="069930F0" w14:textId="77777777" w:rsidR="0016251A" w:rsidRPr="006E2E60" w:rsidRDefault="0016251A" w:rsidP="006E2E60">
            <w:pPr>
              <w:rPr>
                <w:rFonts w:cstheme="minorHAnsi"/>
                <w:szCs w:val="22"/>
              </w:rPr>
            </w:pPr>
            <w:r w:rsidRPr="006E2E60">
              <w:rPr>
                <w:rFonts w:cstheme="minorHAnsi"/>
                <w:szCs w:val="22"/>
              </w:rPr>
              <w:t xml:space="preserve">Data types </w:t>
            </w:r>
          </w:p>
        </w:tc>
        <w:tc>
          <w:tcPr>
            <w:tcW w:w="2835" w:type="dxa"/>
          </w:tcPr>
          <w:p w14:paraId="3DF71BB6" w14:textId="77777777" w:rsidR="0016251A" w:rsidRPr="006E2E60" w:rsidRDefault="0016251A" w:rsidP="006E2E60">
            <w:pPr>
              <w:rPr>
                <w:rFonts w:cstheme="minorHAnsi"/>
                <w:szCs w:val="22"/>
              </w:rPr>
            </w:pPr>
            <w:r w:rsidRPr="006E2E60">
              <w:rPr>
                <w:rFonts w:cstheme="minorHAnsi"/>
                <w:szCs w:val="22"/>
              </w:rPr>
              <w:t xml:space="preserve"> </w:t>
            </w:r>
            <w:proofErr w:type="spellStart"/>
            <w:proofErr w:type="gramStart"/>
            <w:r w:rsidRPr="006E2E60">
              <w:rPr>
                <w:rFonts w:cstheme="minorHAnsi"/>
                <w:szCs w:val="22"/>
              </w:rPr>
              <w:t>df.dtypes</w:t>
            </w:r>
            <w:proofErr w:type="spellEnd"/>
            <w:proofErr w:type="gramEnd"/>
            <w:r w:rsidRPr="006E2E60">
              <w:rPr>
                <w:rFonts w:cstheme="minorHAnsi"/>
                <w:szCs w:val="22"/>
              </w:rPr>
              <w:t xml:space="preserve"> </w:t>
            </w:r>
          </w:p>
        </w:tc>
        <w:tc>
          <w:tcPr>
            <w:tcW w:w="4059" w:type="dxa"/>
          </w:tcPr>
          <w:p w14:paraId="4BEEFB9E" w14:textId="3D4199AF" w:rsidR="0016251A" w:rsidRPr="006E2E60" w:rsidRDefault="0016251A" w:rsidP="006E2E60">
            <w:pPr>
              <w:rPr>
                <w:rFonts w:cstheme="minorHAnsi"/>
                <w:szCs w:val="22"/>
              </w:rPr>
            </w:pPr>
            <w:r w:rsidRPr="006E2E60">
              <w:rPr>
                <w:rFonts w:cstheme="minorHAnsi"/>
                <w:szCs w:val="22"/>
              </w:rPr>
              <w:t xml:space="preserve"> Convert categorically </w:t>
            </w:r>
          </w:p>
        </w:tc>
      </w:tr>
    </w:tbl>
    <w:p w14:paraId="4C6F581B" w14:textId="77777777" w:rsidR="00205FDD" w:rsidRPr="006E2E60" w:rsidRDefault="00205FDD" w:rsidP="006E2E60">
      <w:pPr>
        <w:spacing w:after="0" w:line="240" w:lineRule="auto"/>
        <w:rPr>
          <w:rFonts w:cstheme="minorHAnsi"/>
          <w:szCs w:val="22"/>
        </w:rPr>
      </w:pPr>
    </w:p>
    <w:p w14:paraId="52CA6E0B" w14:textId="0C49631B" w:rsidR="00205FDD" w:rsidRPr="00253F1B" w:rsidRDefault="00205FDD" w:rsidP="006E2E60">
      <w:pPr>
        <w:pStyle w:val="Heading2"/>
        <w:numPr>
          <w:ilvl w:val="1"/>
          <w:numId w:val="1"/>
        </w:numPr>
        <w:spacing w:before="0" w:after="0" w:line="240" w:lineRule="auto"/>
        <w:ind w:left="0"/>
        <w:rPr>
          <w:rFonts w:asciiTheme="minorHAnsi" w:hAnsiTheme="minorHAnsi" w:cstheme="minorHAnsi"/>
          <w:b/>
          <w:bCs/>
          <w:sz w:val="22"/>
          <w:szCs w:val="22"/>
          <w:rPrChange w:id="78"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79" w:author="Deepa Belani     /RLGPBG-DOM/IBANK/MUM" w:date="2026-06-24T12:29:00Z" w16du:dateUtc="2026-06-24T06:59:00Z">
            <w:rPr>
              <w:rFonts w:asciiTheme="minorHAnsi" w:hAnsiTheme="minorHAnsi" w:cstheme="minorHAnsi"/>
              <w:sz w:val="22"/>
              <w:szCs w:val="22"/>
            </w:rPr>
          </w:rPrChange>
        </w:rPr>
        <w:t>Feature Engineering Strategy</w:t>
      </w:r>
    </w:p>
    <w:tbl>
      <w:tblPr>
        <w:tblStyle w:val="TableGrid"/>
        <w:tblW w:w="0" w:type="auto"/>
        <w:tblLook w:val="04A0" w:firstRow="1" w:lastRow="0" w:firstColumn="1" w:lastColumn="0" w:noHBand="0" w:noVBand="1"/>
      </w:tblPr>
      <w:tblGrid>
        <w:gridCol w:w="2263"/>
        <w:gridCol w:w="6753"/>
      </w:tblGrid>
      <w:tr w:rsidR="0016251A" w:rsidRPr="006E2E60" w14:paraId="71752E63" w14:textId="77777777" w:rsidTr="00A94995">
        <w:tc>
          <w:tcPr>
            <w:tcW w:w="2263" w:type="dxa"/>
          </w:tcPr>
          <w:p w14:paraId="342B8645" w14:textId="47DE8131" w:rsidR="0016251A" w:rsidRPr="006E2E60" w:rsidRDefault="0016251A">
            <w:pPr>
              <w:jc w:val="center"/>
              <w:rPr>
                <w:rFonts w:cstheme="minorHAnsi"/>
                <w:b/>
                <w:bCs/>
                <w:szCs w:val="22"/>
                <w:rPrChange w:id="80" w:author="Deepa Belani     /RLGPBG-DOM/IBANK/MUM" w:date="2026-06-24T12:13:00Z" w16du:dateUtc="2026-06-24T06:43:00Z">
                  <w:rPr>
                    <w:rFonts w:cstheme="minorHAnsi"/>
                    <w:szCs w:val="22"/>
                  </w:rPr>
                </w:rPrChange>
              </w:rPr>
              <w:pPrChange w:id="81" w:author="Deepa Belani     /RLGPBG-DOM/IBANK/MUM" w:date="2026-06-24T12:13:00Z" w16du:dateUtc="2026-06-24T06:43:00Z">
                <w:pPr/>
              </w:pPrChange>
            </w:pPr>
            <w:r w:rsidRPr="006E2E60">
              <w:rPr>
                <w:rFonts w:cstheme="minorHAnsi"/>
                <w:b/>
                <w:bCs/>
                <w:szCs w:val="22"/>
                <w:rPrChange w:id="82" w:author="Deepa Belani     /RLGPBG-DOM/IBANK/MUM" w:date="2026-06-24T12:13:00Z" w16du:dateUtc="2026-06-24T06:43:00Z">
                  <w:rPr>
                    <w:rFonts w:cstheme="minorHAnsi"/>
                    <w:szCs w:val="22"/>
                  </w:rPr>
                </w:rPrChange>
              </w:rPr>
              <w:t>Feature Category</w:t>
            </w:r>
          </w:p>
        </w:tc>
        <w:tc>
          <w:tcPr>
            <w:tcW w:w="6753" w:type="dxa"/>
          </w:tcPr>
          <w:p w14:paraId="04CAC1B0" w14:textId="64974564" w:rsidR="0016251A" w:rsidRPr="006E2E60" w:rsidRDefault="0016251A">
            <w:pPr>
              <w:jc w:val="center"/>
              <w:rPr>
                <w:rFonts w:cstheme="minorHAnsi"/>
                <w:b/>
                <w:bCs/>
                <w:szCs w:val="22"/>
                <w:rPrChange w:id="83" w:author="Deepa Belani     /RLGPBG-DOM/IBANK/MUM" w:date="2026-06-24T12:13:00Z" w16du:dateUtc="2026-06-24T06:43:00Z">
                  <w:rPr>
                    <w:rFonts w:cstheme="minorHAnsi"/>
                    <w:szCs w:val="22"/>
                  </w:rPr>
                </w:rPrChange>
              </w:rPr>
              <w:pPrChange w:id="84" w:author="Deepa Belani     /RLGPBG-DOM/IBANK/MUM" w:date="2026-06-24T12:13:00Z" w16du:dateUtc="2026-06-24T06:43:00Z">
                <w:pPr/>
              </w:pPrChange>
            </w:pPr>
            <w:r w:rsidRPr="006E2E60">
              <w:rPr>
                <w:rFonts w:cstheme="minorHAnsi"/>
                <w:b/>
                <w:bCs/>
                <w:szCs w:val="22"/>
                <w:rPrChange w:id="85" w:author="Deepa Belani     /RLGPBG-DOM/IBANK/MUM" w:date="2026-06-24T12:13:00Z" w16du:dateUtc="2026-06-24T06:43:00Z">
                  <w:rPr>
                    <w:rFonts w:cstheme="minorHAnsi"/>
                    <w:szCs w:val="22"/>
                  </w:rPr>
                </w:rPrChange>
              </w:rPr>
              <w:t>Created Features</w:t>
            </w:r>
          </w:p>
        </w:tc>
      </w:tr>
      <w:tr w:rsidR="0016251A" w:rsidRPr="006E2E60" w14:paraId="219E6812" w14:textId="77777777" w:rsidTr="00A94995">
        <w:tc>
          <w:tcPr>
            <w:tcW w:w="2263" w:type="dxa"/>
          </w:tcPr>
          <w:p w14:paraId="378187AC" w14:textId="77777777" w:rsidR="0016251A" w:rsidRPr="006E2E60" w:rsidRDefault="0016251A" w:rsidP="006E2E60">
            <w:pPr>
              <w:rPr>
                <w:rFonts w:cstheme="minorHAnsi"/>
                <w:szCs w:val="22"/>
              </w:rPr>
            </w:pPr>
            <w:r w:rsidRPr="006E2E60">
              <w:rPr>
                <w:rFonts w:cstheme="minorHAnsi"/>
                <w:szCs w:val="22"/>
              </w:rPr>
              <w:t xml:space="preserve">Aggregated Risk Scores </w:t>
            </w:r>
          </w:p>
        </w:tc>
        <w:tc>
          <w:tcPr>
            <w:tcW w:w="6753" w:type="dxa"/>
          </w:tcPr>
          <w:p w14:paraId="7F3EA720" w14:textId="77777777" w:rsidR="0016251A" w:rsidRPr="006E2E60" w:rsidRDefault="0016251A" w:rsidP="006E2E60">
            <w:pPr>
              <w:rPr>
                <w:rFonts w:cstheme="minorHAnsi"/>
                <w:szCs w:val="22"/>
              </w:rPr>
            </w:pPr>
            <w:r w:rsidRPr="006E2E60">
              <w:rPr>
                <w:rFonts w:cstheme="minorHAnsi"/>
                <w:szCs w:val="22"/>
              </w:rPr>
              <w:t xml:space="preserve"> </w:t>
            </w:r>
            <w:proofErr w:type="spellStart"/>
            <w:r w:rsidRPr="006E2E60">
              <w:rPr>
                <w:rFonts w:cstheme="minorHAnsi"/>
                <w:szCs w:val="22"/>
              </w:rPr>
              <w:t>driver_risk_score</w:t>
            </w:r>
            <w:proofErr w:type="spellEnd"/>
            <w:r w:rsidRPr="006E2E60">
              <w:rPr>
                <w:rFonts w:cstheme="minorHAnsi"/>
                <w:szCs w:val="22"/>
              </w:rPr>
              <w:t xml:space="preserve"> (combine speeding, braking, acceleration), </w:t>
            </w:r>
            <w:proofErr w:type="spellStart"/>
            <w:r w:rsidRPr="006E2E60">
              <w:rPr>
                <w:rFonts w:cstheme="minorHAnsi"/>
                <w:szCs w:val="22"/>
              </w:rPr>
              <w:t>vehicle_health_score</w:t>
            </w:r>
            <w:proofErr w:type="spellEnd"/>
            <w:r w:rsidRPr="006E2E60">
              <w:rPr>
                <w:rFonts w:cstheme="minorHAnsi"/>
                <w:szCs w:val="22"/>
              </w:rPr>
              <w:t xml:space="preserve"> (combine maintenance delays, sensor anomalies) </w:t>
            </w:r>
          </w:p>
        </w:tc>
      </w:tr>
      <w:tr w:rsidR="0016251A" w:rsidRPr="006E2E60" w14:paraId="7EAA4993" w14:textId="77777777" w:rsidTr="00A94995">
        <w:tc>
          <w:tcPr>
            <w:tcW w:w="2263" w:type="dxa"/>
          </w:tcPr>
          <w:p w14:paraId="550B2E50" w14:textId="77777777" w:rsidR="0016251A" w:rsidRPr="006E2E60" w:rsidRDefault="0016251A" w:rsidP="006E2E60">
            <w:pPr>
              <w:rPr>
                <w:rFonts w:cstheme="minorHAnsi"/>
                <w:szCs w:val="22"/>
              </w:rPr>
            </w:pPr>
            <w:r w:rsidRPr="006E2E60">
              <w:rPr>
                <w:rFonts w:cstheme="minorHAnsi"/>
                <w:szCs w:val="22"/>
              </w:rPr>
              <w:t xml:space="preserve">Time-based Features </w:t>
            </w:r>
          </w:p>
        </w:tc>
        <w:tc>
          <w:tcPr>
            <w:tcW w:w="6753" w:type="dxa"/>
          </w:tcPr>
          <w:p w14:paraId="28FCA09C" w14:textId="77777777" w:rsidR="0016251A" w:rsidRPr="006E2E60" w:rsidRDefault="0016251A" w:rsidP="006E2E60">
            <w:pPr>
              <w:rPr>
                <w:rFonts w:cstheme="minorHAnsi"/>
                <w:szCs w:val="22"/>
              </w:rPr>
            </w:pPr>
            <w:r w:rsidRPr="006E2E60">
              <w:rPr>
                <w:rFonts w:cstheme="minorHAnsi"/>
                <w:szCs w:val="22"/>
              </w:rPr>
              <w:t xml:space="preserve"> </w:t>
            </w:r>
            <w:proofErr w:type="spellStart"/>
            <w:r w:rsidRPr="006E2E60">
              <w:rPr>
                <w:rFonts w:cstheme="minorHAnsi"/>
                <w:szCs w:val="22"/>
              </w:rPr>
              <w:t>days_since_maintenance</w:t>
            </w:r>
            <w:proofErr w:type="spellEnd"/>
            <w:r w:rsidRPr="006E2E60">
              <w:rPr>
                <w:rFonts w:cstheme="minorHAnsi"/>
                <w:szCs w:val="22"/>
              </w:rPr>
              <w:t xml:space="preserve">, incident_last_30d, trip_count_last_7d </w:t>
            </w:r>
          </w:p>
        </w:tc>
      </w:tr>
      <w:tr w:rsidR="0016251A" w:rsidRPr="006E2E60" w14:paraId="3AD18A56" w14:textId="77777777" w:rsidTr="00A94995">
        <w:tc>
          <w:tcPr>
            <w:tcW w:w="2263" w:type="dxa"/>
          </w:tcPr>
          <w:p w14:paraId="65D5827D" w14:textId="77777777" w:rsidR="0016251A" w:rsidRPr="006E2E60" w:rsidRDefault="0016251A" w:rsidP="006E2E60">
            <w:pPr>
              <w:rPr>
                <w:rFonts w:cstheme="minorHAnsi"/>
                <w:szCs w:val="22"/>
              </w:rPr>
            </w:pPr>
            <w:r w:rsidRPr="006E2E60">
              <w:rPr>
                <w:rFonts w:cstheme="minorHAnsi"/>
                <w:szCs w:val="22"/>
              </w:rPr>
              <w:t xml:space="preserve">Interaction Features </w:t>
            </w:r>
          </w:p>
        </w:tc>
        <w:tc>
          <w:tcPr>
            <w:tcW w:w="6753" w:type="dxa"/>
          </w:tcPr>
          <w:p w14:paraId="4AFBD970" w14:textId="77777777" w:rsidR="0016251A" w:rsidRPr="006E2E60" w:rsidRDefault="0016251A" w:rsidP="006E2E60">
            <w:pPr>
              <w:rPr>
                <w:rFonts w:cstheme="minorHAnsi"/>
                <w:szCs w:val="22"/>
              </w:rPr>
            </w:pPr>
            <w:r w:rsidRPr="006E2E60">
              <w:rPr>
                <w:rFonts w:cstheme="minorHAnsi"/>
                <w:szCs w:val="22"/>
              </w:rPr>
              <w:t xml:space="preserve"> </w:t>
            </w:r>
            <w:proofErr w:type="spellStart"/>
            <w:r w:rsidRPr="006E2E60">
              <w:rPr>
                <w:rFonts w:cstheme="minorHAnsi"/>
                <w:szCs w:val="22"/>
              </w:rPr>
              <w:t>speed_x_weather</w:t>
            </w:r>
            <w:proofErr w:type="spellEnd"/>
            <w:r w:rsidRPr="006E2E60">
              <w:rPr>
                <w:rFonts w:cstheme="minorHAnsi"/>
                <w:szCs w:val="22"/>
              </w:rPr>
              <w:t xml:space="preserve">, </w:t>
            </w:r>
            <w:proofErr w:type="spellStart"/>
            <w:r w:rsidRPr="006E2E60">
              <w:rPr>
                <w:rFonts w:cstheme="minorHAnsi"/>
                <w:szCs w:val="22"/>
              </w:rPr>
              <w:t>brake_x_distraction</w:t>
            </w:r>
            <w:proofErr w:type="spellEnd"/>
            <w:r w:rsidRPr="006E2E60">
              <w:rPr>
                <w:rFonts w:cstheme="minorHAnsi"/>
                <w:szCs w:val="22"/>
              </w:rPr>
              <w:t xml:space="preserve"> </w:t>
            </w:r>
          </w:p>
        </w:tc>
      </w:tr>
    </w:tbl>
    <w:p w14:paraId="3285B49F" w14:textId="77777777" w:rsidR="003F61AD" w:rsidRPr="006E2E60" w:rsidRDefault="003F61AD" w:rsidP="006E2E60">
      <w:pPr>
        <w:spacing w:after="0" w:line="240" w:lineRule="auto"/>
        <w:rPr>
          <w:rFonts w:cstheme="minorHAnsi"/>
          <w:szCs w:val="22"/>
        </w:rPr>
      </w:pPr>
    </w:p>
    <w:p w14:paraId="61C34A97" w14:textId="0774EDD6" w:rsidR="002B5ECB" w:rsidRPr="00253F1B" w:rsidRDefault="002B5ECB" w:rsidP="006E2E60">
      <w:pPr>
        <w:pStyle w:val="Heading2"/>
        <w:numPr>
          <w:ilvl w:val="1"/>
          <w:numId w:val="1"/>
        </w:numPr>
        <w:spacing w:before="0" w:after="0" w:line="240" w:lineRule="auto"/>
        <w:ind w:left="0"/>
        <w:rPr>
          <w:rFonts w:asciiTheme="minorHAnsi" w:hAnsiTheme="minorHAnsi" w:cstheme="minorHAnsi"/>
          <w:b/>
          <w:bCs/>
          <w:sz w:val="22"/>
          <w:szCs w:val="22"/>
          <w:rPrChange w:id="86"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87" w:author="Deepa Belani     /RLGPBG-DOM/IBANK/MUM" w:date="2026-06-24T12:29:00Z" w16du:dateUtc="2026-06-24T06:59:00Z">
            <w:rPr>
              <w:rFonts w:asciiTheme="minorHAnsi" w:hAnsiTheme="minorHAnsi" w:cstheme="minorHAnsi"/>
              <w:sz w:val="22"/>
              <w:szCs w:val="22"/>
            </w:rPr>
          </w:rPrChange>
        </w:rPr>
        <w:t>Visualization Deliverables:</w:t>
      </w:r>
    </w:p>
    <w:p w14:paraId="1C117DF7" w14:textId="77777777" w:rsidR="002B5ECB" w:rsidRPr="006E2E60" w:rsidRDefault="002B5ECB" w:rsidP="006E2E60">
      <w:pPr>
        <w:spacing w:after="0" w:line="240" w:lineRule="auto"/>
        <w:rPr>
          <w:rFonts w:cstheme="minorHAnsi"/>
          <w:szCs w:val="22"/>
        </w:rPr>
      </w:pPr>
      <w:r w:rsidRPr="006E2E60">
        <w:rPr>
          <w:rFonts w:cstheme="minorHAnsi"/>
          <w:szCs w:val="22"/>
        </w:rPr>
        <w:t>1. Incident Heat Map by region/time</w:t>
      </w:r>
    </w:p>
    <w:p w14:paraId="661A30EA" w14:textId="77777777" w:rsidR="002B5ECB" w:rsidRPr="006E2E60" w:rsidRDefault="002B5ECB" w:rsidP="006E2E60">
      <w:pPr>
        <w:spacing w:after="0" w:line="240" w:lineRule="auto"/>
        <w:rPr>
          <w:rFonts w:cstheme="minorHAnsi"/>
          <w:szCs w:val="22"/>
        </w:rPr>
      </w:pPr>
      <w:r w:rsidRPr="006E2E60">
        <w:rPr>
          <w:rFonts w:cstheme="minorHAnsi"/>
          <w:szCs w:val="22"/>
        </w:rPr>
        <w:t>2. Risk Factor Bar Chart (top 10 predictors)</w:t>
      </w:r>
    </w:p>
    <w:p w14:paraId="15D36617" w14:textId="77777777" w:rsidR="002B5ECB" w:rsidRPr="006E2E60" w:rsidRDefault="002B5ECB" w:rsidP="006E2E60">
      <w:pPr>
        <w:spacing w:after="0" w:line="240" w:lineRule="auto"/>
        <w:rPr>
          <w:rFonts w:cstheme="minorHAnsi"/>
          <w:szCs w:val="22"/>
        </w:rPr>
      </w:pPr>
      <w:r w:rsidRPr="006E2E60">
        <w:rPr>
          <w:rFonts w:cstheme="minorHAnsi"/>
          <w:szCs w:val="22"/>
        </w:rPr>
        <w:t xml:space="preserve">3. Driver </w:t>
      </w:r>
      <w:proofErr w:type="spellStart"/>
      <w:r w:rsidRPr="006E2E60">
        <w:rPr>
          <w:rFonts w:cstheme="minorHAnsi"/>
          <w:szCs w:val="22"/>
        </w:rPr>
        <w:t>Behavior</w:t>
      </w:r>
      <w:proofErr w:type="spellEnd"/>
      <w:r w:rsidRPr="006E2E60">
        <w:rPr>
          <w:rFonts w:cstheme="minorHAnsi"/>
          <w:szCs w:val="22"/>
        </w:rPr>
        <w:t xml:space="preserve"> Distribution (safe vs incident)</w:t>
      </w:r>
    </w:p>
    <w:p w14:paraId="6A00351A" w14:textId="77777777" w:rsidR="002B5ECB" w:rsidRPr="006E2E60" w:rsidRDefault="002B5ECB" w:rsidP="006E2E60">
      <w:pPr>
        <w:spacing w:after="0" w:line="240" w:lineRule="auto"/>
        <w:rPr>
          <w:rFonts w:cstheme="minorHAnsi"/>
          <w:szCs w:val="22"/>
        </w:rPr>
      </w:pPr>
      <w:r w:rsidRPr="006E2E60">
        <w:rPr>
          <w:rFonts w:cstheme="minorHAnsi"/>
          <w:szCs w:val="22"/>
        </w:rPr>
        <w:t>4. Claim Amount Distribution (severity analysis)</w:t>
      </w:r>
    </w:p>
    <w:p w14:paraId="250221DB" w14:textId="77777777" w:rsidR="002B5ECB" w:rsidRPr="006E2E60" w:rsidRDefault="002B5ECB" w:rsidP="006E2E60">
      <w:pPr>
        <w:spacing w:after="0" w:line="240" w:lineRule="auto"/>
        <w:rPr>
          <w:rFonts w:cstheme="minorHAnsi"/>
          <w:szCs w:val="22"/>
        </w:rPr>
      </w:pPr>
      <w:r w:rsidRPr="006E2E60">
        <w:rPr>
          <w:rFonts w:cstheme="minorHAnsi"/>
          <w:szCs w:val="22"/>
        </w:rPr>
        <w:t>5. Correlation Matrix of all features</w:t>
      </w:r>
    </w:p>
    <w:p w14:paraId="7A491BFA" w14:textId="77777777" w:rsidR="002B5ECB" w:rsidRPr="006E2E60" w:rsidRDefault="002B5ECB" w:rsidP="006E2E60">
      <w:pPr>
        <w:spacing w:after="0" w:line="240" w:lineRule="auto"/>
        <w:rPr>
          <w:rFonts w:cstheme="minorHAnsi"/>
          <w:szCs w:val="22"/>
        </w:rPr>
      </w:pPr>
    </w:p>
    <w:p w14:paraId="174B6C18" w14:textId="2F4DA9AF" w:rsidR="009C52D3" w:rsidRPr="00253F1B" w:rsidRDefault="009C52D3" w:rsidP="006E2E60">
      <w:pPr>
        <w:pStyle w:val="Heading2"/>
        <w:numPr>
          <w:ilvl w:val="1"/>
          <w:numId w:val="1"/>
        </w:numPr>
        <w:spacing w:before="0" w:after="0" w:line="240" w:lineRule="auto"/>
        <w:ind w:left="0"/>
        <w:rPr>
          <w:rFonts w:asciiTheme="minorHAnsi" w:hAnsiTheme="minorHAnsi" w:cstheme="minorHAnsi"/>
          <w:b/>
          <w:bCs/>
          <w:sz w:val="22"/>
          <w:szCs w:val="22"/>
          <w:rPrChange w:id="88"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89" w:author="Deepa Belani     /RLGPBG-DOM/IBANK/MUM" w:date="2026-06-24T12:29:00Z" w16du:dateUtc="2026-06-24T06:59:00Z">
            <w:rPr>
              <w:rFonts w:asciiTheme="minorHAnsi" w:hAnsiTheme="minorHAnsi" w:cstheme="minorHAnsi"/>
              <w:sz w:val="22"/>
              <w:szCs w:val="22"/>
            </w:rPr>
          </w:rPrChange>
        </w:rPr>
        <w:t>Exploratory Data Analysis (EDA)</w:t>
      </w:r>
    </w:p>
    <w:p w14:paraId="5E014DB5" w14:textId="03E183EF" w:rsidR="009C52D3" w:rsidRPr="006E2E60" w:rsidRDefault="009C52D3" w:rsidP="006E2E60">
      <w:pPr>
        <w:spacing w:after="0" w:line="240" w:lineRule="auto"/>
        <w:rPr>
          <w:rFonts w:cstheme="minorHAnsi"/>
          <w:szCs w:val="22"/>
        </w:rPr>
      </w:pPr>
      <w:r w:rsidRPr="006E2E60">
        <w:rPr>
          <w:rFonts w:cstheme="minorHAnsi"/>
          <w:szCs w:val="22"/>
        </w:rPr>
        <w:t>EDA is conducted to understand data patterns and identify key predictors:</w:t>
      </w:r>
    </w:p>
    <w:p w14:paraId="26AEAD41" w14:textId="0D1F4688" w:rsidR="009C52D3" w:rsidRPr="00253F1B" w:rsidRDefault="009C52D3" w:rsidP="006E2E60">
      <w:pPr>
        <w:spacing w:after="0" w:line="240" w:lineRule="auto"/>
        <w:rPr>
          <w:rFonts w:cstheme="minorHAnsi"/>
          <w:b/>
          <w:bCs/>
          <w:szCs w:val="22"/>
          <w:rPrChange w:id="90" w:author="Deepa Belani     /RLGPBG-DOM/IBANK/MUM" w:date="2026-06-24T12:29:00Z" w16du:dateUtc="2026-06-24T06:59:00Z">
            <w:rPr>
              <w:rFonts w:cstheme="minorHAnsi"/>
              <w:szCs w:val="22"/>
            </w:rPr>
          </w:rPrChange>
        </w:rPr>
      </w:pPr>
      <w:r w:rsidRPr="00253F1B">
        <w:rPr>
          <w:rFonts w:eastAsiaTheme="majorEastAsia" w:cstheme="minorHAnsi"/>
          <w:b/>
          <w:bCs/>
          <w:color w:val="2F5496" w:themeColor="accent1" w:themeShade="BF"/>
          <w:szCs w:val="22"/>
          <w:rPrChange w:id="91" w:author="Deepa Belani     /RLGPBG-DOM/IBANK/MUM" w:date="2026-06-24T12:29:00Z" w16du:dateUtc="2026-06-24T06:59:00Z">
            <w:rPr>
              <w:rFonts w:eastAsiaTheme="majorEastAsia" w:cstheme="minorHAnsi"/>
              <w:color w:val="2F5496" w:themeColor="accent1" w:themeShade="BF"/>
              <w:szCs w:val="22"/>
            </w:rPr>
          </w:rPrChange>
        </w:rPr>
        <w:t>Key Analytical Questions:</w:t>
      </w:r>
    </w:p>
    <w:tbl>
      <w:tblPr>
        <w:tblStyle w:val="TableGrid"/>
        <w:tblW w:w="0" w:type="auto"/>
        <w:tblLook w:val="04A0" w:firstRow="1" w:lastRow="0" w:firstColumn="1" w:lastColumn="0" w:noHBand="0" w:noVBand="1"/>
      </w:tblPr>
      <w:tblGrid>
        <w:gridCol w:w="4508"/>
        <w:gridCol w:w="4508"/>
      </w:tblGrid>
      <w:tr w:rsidR="009C52D3" w:rsidRPr="006E2E60" w14:paraId="0B33598C" w14:textId="77777777">
        <w:tc>
          <w:tcPr>
            <w:tcW w:w="4508" w:type="dxa"/>
          </w:tcPr>
          <w:p w14:paraId="2A218298" w14:textId="77777777" w:rsidR="009C52D3" w:rsidRPr="006E2E60" w:rsidRDefault="009C52D3" w:rsidP="006E2E60">
            <w:pPr>
              <w:rPr>
                <w:rFonts w:cstheme="minorHAnsi"/>
                <w:szCs w:val="22"/>
              </w:rPr>
            </w:pPr>
            <w:r w:rsidRPr="006E2E60">
              <w:rPr>
                <w:rFonts w:cstheme="minorHAnsi"/>
                <w:szCs w:val="22"/>
              </w:rPr>
              <w:t xml:space="preserve">Question </w:t>
            </w:r>
          </w:p>
        </w:tc>
        <w:tc>
          <w:tcPr>
            <w:tcW w:w="4508" w:type="dxa"/>
          </w:tcPr>
          <w:p w14:paraId="629BB9CA" w14:textId="77777777" w:rsidR="009C52D3" w:rsidRPr="006E2E60" w:rsidRDefault="009C52D3" w:rsidP="006E2E60">
            <w:pPr>
              <w:rPr>
                <w:rFonts w:cstheme="minorHAnsi"/>
                <w:szCs w:val="22"/>
              </w:rPr>
            </w:pPr>
            <w:r w:rsidRPr="006E2E60">
              <w:rPr>
                <w:rFonts w:cstheme="minorHAnsi"/>
                <w:szCs w:val="22"/>
              </w:rPr>
              <w:t xml:space="preserve"> Analysis Method              </w:t>
            </w:r>
          </w:p>
        </w:tc>
      </w:tr>
      <w:tr w:rsidR="009C52D3" w:rsidRPr="006E2E60" w14:paraId="291FA71D" w14:textId="77777777">
        <w:tc>
          <w:tcPr>
            <w:tcW w:w="4508" w:type="dxa"/>
          </w:tcPr>
          <w:p w14:paraId="4BFEF732" w14:textId="77777777" w:rsidR="009C52D3" w:rsidRPr="006E2E60" w:rsidRDefault="009C52D3" w:rsidP="006E2E60">
            <w:pPr>
              <w:rPr>
                <w:rFonts w:cstheme="minorHAnsi"/>
                <w:szCs w:val="22"/>
              </w:rPr>
            </w:pPr>
            <w:r w:rsidRPr="006E2E60">
              <w:rPr>
                <w:rFonts w:cstheme="minorHAnsi"/>
                <w:szCs w:val="22"/>
              </w:rPr>
              <w:t xml:space="preserve">What is incident rate by region? </w:t>
            </w:r>
          </w:p>
        </w:tc>
        <w:tc>
          <w:tcPr>
            <w:tcW w:w="4508" w:type="dxa"/>
          </w:tcPr>
          <w:p w14:paraId="0F5E20DE" w14:textId="77777777" w:rsidR="009C52D3" w:rsidRPr="006E2E60" w:rsidRDefault="009C52D3" w:rsidP="006E2E60">
            <w:pPr>
              <w:rPr>
                <w:rFonts w:cstheme="minorHAnsi"/>
                <w:szCs w:val="22"/>
              </w:rPr>
            </w:pPr>
            <w:r w:rsidRPr="006E2E60">
              <w:rPr>
                <w:rFonts w:cstheme="minorHAnsi"/>
                <w:szCs w:val="22"/>
              </w:rPr>
              <w:t>Group by + bar chart</w:t>
            </w:r>
          </w:p>
        </w:tc>
      </w:tr>
      <w:tr w:rsidR="009C52D3" w:rsidRPr="006E2E60" w14:paraId="48A2DCC7" w14:textId="77777777">
        <w:tc>
          <w:tcPr>
            <w:tcW w:w="4508" w:type="dxa"/>
          </w:tcPr>
          <w:p w14:paraId="3E5ABB6F" w14:textId="77777777" w:rsidR="009C52D3" w:rsidRPr="006E2E60" w:rsidRDefault="009C52D3" w:rsidP="006E2E60">
            <w:pPr>
              <w:rPr>
                <w:rFonts w:cstheme="minorHAnsi"/>
                <w:szCs w:val="22"/>
              </w:rPr>
            </w:pPr>
            <w:r w:rsidRPr="006E2E60">
              <w:rPr>
                <w:rFonts w:cstheme="minorHAnsi"/>
                <w:szCs w:val="22"/>
              </w:rPr>
              <w:t xml:space="preserve">Do certain vehicle types have   more incidents? </w:t>
            </w:r>
          </w:p>
        </w:tc>
        <w:tc>
          <w:tcPr>
            <w:tcW w:w="4508" w:type="dxa"/>
          </w:tcPr>
          <w:p w14:paraId="39D55822" w14:textId="77777777" w:rsidR="009C52D3" w:rsidRPr="006E2E60" w:rsidRDefault="009C52D3" w:rsidP="006E2E60">
            <w:pPr>
              <w:rPr>
                <w:rFonts w:cstheme="minorHAnsi"/>
                <w:szCs w:val="22"/>
              </w:rPr>
            </w:pPr>
            <w:r w:rsidRPr="006E2E60">
              <w:rPr>
                <w:rFonts w:cstheme="minorHAnsi"/>
                <w:szCs w:val="22"/>
              </w:rPr>
              <w:t xml:space="preserve"> Pivot table</w:t>
            </w:r>
          </w:p>
        </w:tc>
      </w:tr>
      <w:tr w:rsidR="009C52D3" w:rsidRPr="006E2E60" w14:paraId="0C590244" w14:textId="77777777">
        <w:tc>
          <w:tcPr>
            <w:tcW w:w="4508" w:type="dxa"/>
          </w:tcPr>
          <w:p w14:paraId="2AFCA2A0" w14:textId="77777777" w:rsidR="009C52D3" w:rsidRPr="006E2E60" w:rsidRDefault="009C52D3" w:rsidP="006E2E60">
            <w:pPr>
              <w:rPr>
                <w:rFonts w:cstheme="minorHAnsi"/>
                <w:szCs w:val="22"/>
              </w:rPr>
            </w:pPr>
            <w:r w:rsidRPr="006E2E60">
              <w:rPr>
                <w:rFonts w:cstheme="minorHAnsi"/>
                <w:szCs w:val="22"/>
              </w:rPr>
              <w:t xml:space="preserve">What time/day are incidents    most common? </w:t>
            </w:r>
          </w:p>
        </w:tc>
        <w:tc>
          <w:tcPr>
            <w:tcW w:w="4508" w:type="dxa"/>
          </w:tcPr>
          <w:p w14:paraId="38F78FEB" w14:textId="77777777" w:rsidR="009C52D3" w:rsidRPr="006E2E60" w:rsidRDefault="009C52D3" w:rsidP="006E2E60">
            <w:pPr>
              <w:rPr>
                <w:rFonts w:cstheme="minorHAnsi"/>
                <w:szCs w:val="22"/>
              </w:rPr>
            </w:pPr>
            <w:r w:rsidRPr="006E2E60">
              <w:rPr>
                <w:rFonts w:cstheme="minorHAnsi"/>
                <w:szCs w:val="22"/>
              </w:rPr>
              <w:t>Hour/day aggregation</w:t>
            </w:r>
          </w:p>
        </w:tc>
      </w:tr>
      <w:tr w:rsidR="009C52D3" w:rsidRPr="006E2E60" w14:paraId="49F65B62" w14:textId="77777777">
        <w:tc>
          <w:tcPr>
            <w:tcW w:w="4508" w:type="dxa"/>
          </w:tcPr>
          <w:p w14:paraId="4DB8A0A7" w14:textId="77777777" w:rsidR="009C52D3" w:rsidRPr="006E2E60" w:rsidRDefault="009C52D3" w:rsidP="006E2E60">
            <w:pPr>
              <w:rPr>
                <w:rFonts w:cstheme="minorHAnsi"/>
                <w:szCs w:val="22"/>
              </w:rPr>
            </w:pPr>
            <w:r w:rsidRPr="006E2E60">
              <w:rPr>
                <w:rFonts w:cstheme="minorHAnsi"/>
                <w:szCs w:val="22"/>
              </w:rPr>
              <w:t xml:space="preserve">Which behaviours correlate with incidents? </w:t>
            </w:r>
          </w:p>
        </w:tc>
        <w:tc>
          <w:tcPr>
            <w:tcW w:w="4508" w:type="dxa"/>
          </w:tcPr>
          <w:p w14:paraId="3EF7F81E" w14:textId="77777777" w:rsidR="009C52D3" w:rsidRPr="006E2E60" w:rsidRDefault="009C52D3" w:rsidP="006E2E60">
            <w:pPr>
              <w:rPr>
                <w:rFonts w:cstheme="minorHAnsi"/>
                <w:szCs w:val="22"/>
              </w:rPr>
            </w:pPr>
            <w:r w:rsidRPr="006E2E60">
              <w:rPr>
                <w:rFonts w:cstheme="minorHAnsi"/>
                <w:szCs w:val="22"/>
              </w:rPr>
              <w:t>Correlation matrix</w:t>
            </w:r>
          </w:p>
        </w:tc>
      </w:tr>
      <w:tr w:rsidR="009C52D3" w:rsidRPr="006E2E60" w14:paraId="6BE2CD80" w14:textId="77777777">
        <w:tc>
          <w:tcPr>
            <w:tcW w:w="4508" w:type="dxa"/>
          </w:tcPr>
          <w:p w14:paraId="0B1C9932" w14:textId="77777777" w:rsidR="009C52D3" w:rsidRPr="006E2E60" w:rsidRDefault="009C52D3" w:rsidP="006E2E60">
            <w:pPr>
              <w:rPr>
                <w:rFonts w:cstheme="minorHAnsi"/>
                <w:szCs w:val="22"/>
              </w:rPr>
            </w:pPr>
            <w:r w:rsidRPr="006E2E60">
              <w:rPr>
                <w:rFonts w:cstheme="minorHAnsi"/>
                <w:szCs w:val="22"/>
              </w:rPr>
              <w:t xml:space="preserve">How does maintenance affect incidents? </w:t>
            </w:r>
          </w:p>
        </w:tc>
        <w:tc>
          <w:tcPr>
            <w:tcW w:w="4508" w:type="dxa"/>
          </w:tcPr>
          <w:p w14:paraId="632DB76D" w14:textId="77777777" w:rsidR="009C52D3" w:rsidRPr="006E2E60" w:rsidRDefault="009C52D3" w:rsidP="006E2E60">
            <w:pPr>
              <w:rPr>
                <w:rFonts w:cstheme="minorHAnsi"/>
                <w:szCs w:val="22"/>
              </w:rPr>
            </w:pPr>
            <w:r w:rsidRPr="006E2E60">
              <w:rPr>
                <w:rFonts w:cstheme="minorHAnsi"/>
                <w:szCs w:val="22"/>
              </w:rPr>
              <w:t xml:space="preserve">Box plot comparison                                </w:t>
            </w:r>
          </w:p>
        </w:tc>
      </w:tr>
    </w:tbl>
    <w:p w14:paraId="69F02555" w14:textId="77777777" w:rsidR="002B5ECB" w:rsidRPr="006E2E60" w:rsidRDefault="002B5ECB" w:rsidP="006E2E60">
      <w:pPr>
        <w:spacing w:after="0" w:line="240" w:lineRule="auto"/>
        <w:rPr>
          <w:rFonts w:cstheme="minorHAnsi"/>
          <w:szCs w:val="22"/>
        </w:rPr>
      </w:pPr>
    </w:p>
    <w:p w14:paraId="5BEFC461" w14:textId="532794F6" w:rsidR="0016251A" w:rsidRPr="00253F1B" w:rsidRDefault="00205FDD" w:rsidP="006E2E60">
      <w:pPr>
        <w:pStyle w:val="Heading2"/>
        <w:numPr>
          <w:ilvl w:val="1"/>
          <w:numId w:val="1"/>
        </w:numPr>
        <w:spacing w:before="0" w:after="0" w:line="240" w:lineRule="auto"/>
        <w:ind w:left="0"/>
        <w:rPr>
          <w:rFonts w:asciiTheme="minorHAnsi" w:hAnsiTheme="minorHAnsi" w:cstheme="minorHAnsi"/>
          <w:b/>
          <w:bCs/>
          <w:sz w:val="22"/>
          <w:szCs w:val="22"/>
          <w:rPrChange w:id="92"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93" w:author="Deepa Belani     /RLGPBG-DOM/IBANK/MUM" w:date="2026-06-24T12:29:00Z" w16du:dateUtc="2026-06-24T06:59:00Z">
            <w:rPr>
              <w:rFonts w:asciiTheme="minorHAnsi" w:hAnsiTheme="minorHAnsi" w:cstheme="minorHAnsi"/>
              <w:sz w:val="22"/>
              <w:szCs w:val="22"/>
            </w:rPr>
          </w:rPrChange>
        </w:rPr>
        <w:t>Mode</w:t>
      </w:r>
      <w:ins w:id="94" w:author="Deepa Belani     /RLGPBG-DOM/IBANK/MUM" w:date="2026-06-24T12:13:00Z" w16du:dateUtc="2026-06-24T06:43:00Z">
        <w:r w:rsidR="00186E25" w:rsidRPr="00253F1B">
          <w:rPr>
            <w:rFonts w:asciiTheme="minorHAnsi" w:hAnsiTheme="minorHAnsi" w:cstheme="minorHAnsi"/>
            <w:b/>
            <w:bCs/>
            <w:sz w:val="22"/>
            <w:szCs w:val="22"/>
            <w:rPrChange w:id="95" w:author="Deepa Belani     /RLGPBG-DOM/IBANK/MUM" w:date="2026-06-24T12:29:00Z" w16du:dateUtc="2026-06-24T06:59:00Z">
              <w:rPr>
                <w:rFonts w:asciiTheme="minorHAnsi" w:hAnsiTheme="minorHAnsi" w:cstheme="minorHAnsi"/>
                <w:sz w:val="22"/>
                <w:szCs w:val="22"/>
              </w:rPr>
            </w:rPrChange>
          </w:rPr>
          <w:t>l</w:t>
        </w:r>
      </w:ins>
      <w:r w:rsidRPr="00253F1B">
        <w:rPr>
          <w:rFonts w:asciiTheme="minorHAnsi" w:hAnsiTheme="minorHAnsi" w:cstheme="minorHAnsi"/>
          <w:b/>
          <w:bCs/>
          <w:sz w:val="22"/>
          <w:szCs w:val="22"/>
          <w:rPrChange w:id="96" w:author="Deepa Belani     /RLGPBG-DOM/IBANK/MUM" w:date="2026-06-24T12:29:00Z" w16du:dateUtc="2026-06-24T06:59:00Z">
            <w:rPr>
              <w:rFonts w:asciiTheme="minorHAnsi" w:hAnsiTheme="minorHAnsi" w:cstheme="minorHAnsi"/>
              <w:sz w:val="22"/>
              <w:szCs w:val="22"/>
            </w:rPr>
          </w:rPrChange>
        </w:rPr>
        <w:t>ling Strategy</w:t>
      </w:r>
    </w:p>
    <w:tbl>
      <w:tblPr>
        <w:tblStyle w:val="TableGrid"/>
        <w:tblW w:w="0" w:type="auto"/>
        <w:tblLook w:val="04A0" w:firstRow="1" w:lastRow="0" w:firstColumn="1" w:lastColumn="0" w:noHBand="0" w:noVBand="1"/>
      </w:tblPr>
      <w:tblGrid>
        <w:gridCol w:w="1838"/>
        <w:gridCol w:w="2268"/>
        <w:gridCol w:w="2410"/>
        <w:gridCol w:w="2500"/>
      </w:tblGrid>
      <w:tr w:rsidR="0016251A" w:rsidRPr="00186E25" w14:paraId="10704188" w14:textId="77777777" w:rsidTr="00A94995">
        <w:tc>
          <w:tcPr>
            <w:tcW w:w="1838" w:type="dxa"/>
          </w:tcPr>
          <w:p w14:paraId="04468D6C" w14:textId="55AEE87C" w:rsidR="0016251A" w:rsidRPr="00186E25" w:rsidRDefault="0016251A">
            <w:pPr>
              <w:jc w:val="center"/>
              <w:rPr>
                <w:rFonts w:cstheme="minorHAnsi"/>
                <w:b/>
                <w:bCs/>
                <w:szCs w:val="22"/>
                <w:rPrChange w:id="97" w:author="Deepa Belani     /RLGPBG-DOM/IBANK/MUM" w:date="2026-06-24T12:13:00Z" w16du:dateUtc="2026-06-24T06:43:00Z">
                  <w:rPr>
                    <w:rFonts w:cstheme="minorHAnsi"/>
                    <w:szCs w:val="22"/>
                  </w:rPr>
                </w:rPrChange>
              </w:rPr>
              <w:pPrChange w:id="98" w:author="Deepa Belani     /RLGPBG-DOM/IBANK/MUM" w:date="2026-06-24T12:13:00Z" w16du:dateUtc="2026-06-24T06:43:00Z">
                <w:pPr/>
              </w:pPrChange>
            </w:pPr>
            <w:r w:rsidRPr="00186E25">
              <w:rPr>
                <w:rFonts w:cstheme="minorHAnsi"/>
                <w:b/>
                <w:bCs/>
                <w:szCs w:val="22"/>
                <w:rPrChange w:id="99" w:author="Deepa Belani     /RLGPBG-DOM/IBANK/MUM" w:date="2026-06-24T12:13:00Z" w16du:dateUtc="2026-06-24T06:43:00Z">
                  <w:rPr>
                    <w:rFonts w:cstheme="minorHAnsi"/>
                    <w:szCs w:val="22"/>
                  </w:rPr>
                </w:rPrChange>
              </w:rPr>
              <w:t>Model</w:t>
            </w:r>
          </w:p>
        </w:tc>
        <w:tc>
          <w:tcPr>
            <w:tcW w:w="2268" w:type="dxa"/>
          </w:tcPr>
          <w:p w14:paraId="21AC25D4" w14:textId="21501FB5" w:rsidR="0016251A" w:rsidRPr="00186E25" w:rsidRDefault="0016251A">
            <w:pPr>
              <w:jc w:val="center"/>
              <w:rPr>
                <w:rFonts w:cstheme="minorHAnsi"/>
                <w:b/>
                <w:bCs/>
                <w:szCs w:val="22"/>
                <w:rPrChange w:id="100" w:author="Deepa Belani     /RLGPBG-DOM/IBANK/MUM" w:date="2026-06-24T12:13:00Z" w16du:dateUtc="2026-06-24T06:43:00Z">
                  <w:rPr>
                    <w:rFonts w:cstheme="minorHAnsi"/>
                    <w:szCs w:val="22"/>
                  </w:rPr>
                </w:rPrChange>
              </w:rPr>
              <w:pPrChange w:id="101" w:author="Deepa Belani     /RLGPBG-DOM/IBANK/MUM" w:date="2026-06-24T12:13:00Z" w16du:dateUtc="2026-06-24T06:43:00Z">
                <w:pPr/>
              </w:pPrChange>
            </w:pPr>
            <w:r w:rsidRPr="00186E25">
              <w:rPr>
                <w:rFonts w:cstheme="minorHAnsi"/>
                <w:b/>
                <w:bCs/>
                <w:szCs w:val="22"/>
                <w:rPrChange w:id="102" w:author="Deepa Belani     /RLGPBG-DOM/IBANK/MUM" w:date="2026-06-24T12:13:00Z" w16du:dateUtc="2026-06-24T06:43:00Z">
                  <w:rPr>
                    <w:rFonts w:cstheme="minorHAnsi"/>
                    <w:szCs w:val="22"/>
                  </w:rPr>
                </w:rPrChange>
              </w:rPr>
              <w:t>Use Case</w:t>
            </w:r>
          </w:p>
        </w:tc>
        <w:tc>
          <w:tcPr>
            <w:tcW w:w="2410" w:type="dxa"/>
          </w:tcPr>
          <w:p w14:paraId="6433F554" w14:textId="51C1A612" w:rsidR="0016251A" w:rsidRPr="00186E25" w:rsidRDefault="0016251A">
            <w:pPr>
              <w:jc w:val="center"/>
              <w:rPr>
                <w:rFonts w:cstheme="minorHAnsi"/>
                <w:b/>
                <w:bCs/>
                <w:szCs w:val="22"/>
                <w:rPrChange w:id="103" w:author="Deepa Belani     /RLGPBG-DOM/IBANK/MUM" w:date="2026-06-24T12:13:00Z" w16du:dateUtc="2026-06-24T06:43:00Z">
                  <w:rPr>
                    <w:rFonts w:cstheme="minorHAnsi"/>
                    <w:szCs w:val="22"/>
                  </w:rPr>
                </w:rPrChange>
              </w:rPr>
              <w:pPrChange w:id="104" w:author="Deepa Belani     /RLGPBG-DOM/IBANK/MUM" w:date="2026-06-24T12:13:00Z" w16du:dateUtc="2026-06-24T06:43:00Z">
                <w:pPr/>
              </w:pPrChange>
            </w:pPr>
            <w:r w:rsidRPr="00186E25">
              <w:rPr>
                <w:rFonts w:cstheme="minorHAnsi"/>
                <w:b/>
                <w:bCs/>
                <w:szCs w:val="22"/>
                <w:rPrChange w:id="105" w:author="Deepa Belani     /RLGPBG-DOM/IBANK/MUM" w:date="2026-06-24T12:13:00Z" w16du:dateUtc="2026-06-24T06:43:00Z">
                  <w:rPr>
                    <w:rFonts w:cstheme="minorHAnsi"/>
                    <w:szCs w:val="22"/>
                  </w:rPr>
                </w:rPrChange>
              </w:rPr>
              <w:t>Pros</w:t>
            </w:r>
          </w:p>
        </w:tc>
        <w:tc>
          <w:tcPr>
            <w:tcW w:w="2500" w:type="dxa"/>
          </w:tcPr>
          <w:p w14:paraId="38578403" w14:textId="41E04460" w:rsidR="0016251A" w:rsidRPr="00186E25" w:rsidRDefault="0016251A">
            <w:pPr>
              <w:jc w:val="center"/>
              <w:rPr>
                <w:rFonts w:cstheme="minorHAnsi"/>
                <w:b/>
                <w:bCs/>
                <w:szCs w:val="22"/>
                <w:rPrChange w:id="106" w:author="Deepa Belani     /RLGPBG-DOM/IBANK/MUM" w:date="2026-06-24T12:13:00Z" w16du:dateUtc="2026-06-24T06:43:00Z">
                  <w:rPr>
                    <w:rFonts w:cstheme="minorHAnsi"/>
                    <w:szCs w:val="22"/>
                  </w:rPr>
                </w:rPrChange>
              </w:rPr>
              <w:pPrChange w:id="107" w:author="Deepa Belani     /RLGPBG-DOM/IBANK/MUM" w:date="2026-06-24T12:13:00Z" w16du:dateUtc="2026-06-24T06:43:00Z">
                <w:pPr/>
              </w:pPrChange>
            </w:pPr>
            <w:r w:rsidRPr="00186E25">
              <w:rPr>
                <w:rFonts w:cstheme="minorHAnsi"/>
                <w:b/>
                <w:bCs/>
                <w:szCs w:val="22"/>
                <w:rPrChange w:id="108" w:author="Deepa Belani     /RLGPBG-DOM/IBANK/MUM" w:date="2026-06-24T12:13:00Z" w16du:dateUtc="2026-06-24T06:43:00Z">
                  <w:rPr>
                    <w:rFonts w:cstheme="minorHAnsi"/>
                    <w:szCs w:val="22"/>
                  </w:rPr>
                </w:rPrChange>
              </w:rPr>
              <w:t>Cons</w:t>
            </w:r>
          </w:p>
        </w:tc>
      </w:tr>
      <w:tr w:rsidR="0016251A" w:rsidRPr="006E2E60" w14:paraId="57ECF097" w14:textId="77777777" w:rsidTr="00A94995">
        <w:tc>
          <w:tcPr>
            <w:tcW w:w="1838" w:type="dxa"/>
          </w:tcPr>
          <w:p w14:paraId="3D8EBB19" w14:textId="77777777" w:rsidR="0016251A" w:rsidRPr="006E2E60" w:rsidRDefault="0016251A" w:rsidP="006E2E60">
            <w:pPr>
              <w:rPr>
                <w:rFonts w:cstheme="minorHAnsi"/>
                <w:szCs w:val="22"/>
              </w:rPr>
            </w:pPr>
            <w:r w:rsidRPr="006E2E60">
              <w:rPr>
                <w:rFonts w:cstheme="minorHAnsi"/>
                <w:szCs w:val="22"/>
              </w:rPr>
              <w:t xml:space="preserve">Logistic Regression </w:t>
            </w:r>
          </w:p>
        </w:tc>
        <w:tc>
          <w:tcPr>
            <w:tcW w:w="2268" w:type="dxa"/>
          </w:tcPr>
          <w:p w14:paraId="27AC8CDE" w14:textId="77777777" w:rsidR="0016251A" w:rsidRPr="006E2E60" w:rsidRDefault="0016251A" w:rsidP="006E2E60">
            <w:pPr>
              <w:rPr>
                <w:rFonts w:cstheme="minorHAnsi"/>
                <w:szCs w:val="22"/>
              </w:rPr>
            </w:pPr>
            <w:r w:rsidRPr="006E2E60">
              <w:rPr>
                <w:rFonts w:cstheme="minorHAnsi"/>
                <w:szCs w:val="22"/>
              </w:rPr>
              <w:t xml:space="preserve"> Baseline interpretable </w:t>
            </w:r>
          </w:p>
        </w:tc>
        <w:tc>
          <w:tcPr>
            <w:tcW w:w="2410" w:type="dxa"/>
          </w:tcPr>
          <w:p w14:paraId="21A4F1DF" w14:textId="77777777" w:rsidR="0016251A" w:rsidRPr="006E2E60" w:rsidRDefault="0016251A" w:rsidP="006E2E60">
            <w:pPr>
              <w:rPr>
                <w:rFonts w:cstheme="minorHAnsi"/>
                <w:szCs w:val="22"/>
              </w:rPr>
            </w:pPr>
            <w:r w:rsidRPr="006E2E60">
              <w:rPr>
                <w:rFonts w:cstheme="minorHAnsi"/>
                <w:szCs w:val="22"/>
              </w:rPr>
              <w:t xml:space="preserve"> Fast, explainable </w:t>
            </w:r>
          </w:p>
        </w:tc>
        <w:tc>
          <w:tcPr>
            <w:tcW w:w="2500" w:type="dxa"/>
          </w:tcPr>
          <w:p w14:paraId="4FDFCDF4" w14:textId="77777777" w:rsidR="0016251A" w:rsidRPr="006E2E60" w:rsidRDefault="0016251A" w:rsidP="006E2E60">
            <w:pPr>
              <w:rPr>
                <w:rFonts w:cstheme="minorHAnsi"/>
                <w:szCs w:val="22"/>
              </w:rPr>
            </w:pPr>
            <w:r w:rsidRPr="006E2E60">
              <w:rPr>
                <w:rFonts w:cstheme="minorHAnsi"/>
                <w:szCs w:val="22"/>
              </w:rPr>
              <w:t xml:space="preserve"> Lower accuracy </w:t>
            </w:r>
          </w:p>
        </w:tc>
      </w:tr>
      <w:tr w:rsidR="0016251A" w:rsidRPr="006E2E60" w14:paraId="113A9E82" w14:textId="77777777" w:rsidTr="00A94995">
        <w:tc>
          <w:tcPr>
            <w:tcW w:w="1838" w:type="dxa"/>
          </w:tcPr>
          <w:p w14:paraId="37D6C0B9" w14:textId="77777777" w:rsidR="0016251A" w:rsidRPr="006E2E60" w:rsidRDefault="0016251A" w:rsidP="006E2E60">
            <w:pPr>
              <w:rPr>
                <w:rFonts w:cstheme="minorHAnsi"/>
                <w:szCs w:val="22"/>
              </w:rPr>
            </w:pPr>
            <w:r w:rsidRPr="006E2E60">
              <w:rPr>
                <w:rFonts w:cstheme="minorHAnsi"/>
                <w:szCs w:val="22"/>
              </w:rPr>
              <w:t xml:space="preserve">Random Forest </w:t>
            </w:r>
          </w:p>
        </w:tc>
        <w:tc>
          <w:tcPr>
            <w:tcW w:w="2268" w:type="dxa"/>
          </w:tcPr>
          <w:p w14:paraId="44AC5A50" w14:textId="77777777" w:rsidR="0016251A" w:rsidRPr="006E2E60" w:rsidRDefault="0016251A" w:rsidP="006E2E60">
            <w:pPr>
              <w:rPr>
                <w:rFonts w:cstheme="minorHAnsi"/>
                <w:szCs w:val="22"/>
              </w:rPr>
            </w:pPr>
            <w:r w:rsidRPr="006E2E60">
              <w:rPr>
                <w:rFonts w:cstheme="minorHAnsi"/>
                <w:szCs w:val="22"/>
              </w:rPr>
              <w:t xml:space="preserve"> Feature importance </w:t>
            </w:r>
          </w:p>
        </w:tc>
        <w:tc>
          <w:tcPr>
            <w:tcW w:w="2410" w:type="dxa"/>
          </w:tcPr>
          <w:p w14:paraId="2311987D" w14:textId="77777777" w:rsidR="0016251A" w:rsidRPr="006E2E60" w:rsidRDefault="0016251A" w:rsidP="006E2E60">
            <w:pPr>
              <w:rPr>
                <w:rFonts w:cstheme="minorHAnsi"/>
                <w:szCs w:val="22"/>
              </w:rPr>
            </w:pPr>
            <w:r w:rsidRPr="006E2E60">
              <w:rPr>
                <w:rFonts w:cstheme="minorHAnsi"/>
                <w:szCs w:val="22"/>
              </w:rPr>
              <w:t xml:space="preserve"> Handles non-linearity </w:t>
            </w:r>
          </w:p>
        </w:tc>
        <w:tc>
          <w:tcPr>
            <w:tcW w:w="2500" w:type="dxa"/>
          </w:tcPr>
          <w:p w14:paraId="7513BCB0" w14:textId="77777777" w:rsidR="0016251A" w:rsidRPr="006E2E60" w:rsidRDefault="0016251A" w:rsidP="006E2E60">
            <w:pPr>
              <w:rPr>
                <w:rFonts w:cstheme="minorHAnsi"/>
                <w:szCs w:val="22"/>
              </w:rPr>
            </w:pPr>
            <w:r w:rsidRPr="006E2E60">
              <w:rPr>
                <w:rFonts w:cstheme="minorHAnsi"/>
                <w:szCs w:val="22"/>
              </w:rPr>
              <w:t xml:space="preserve"> Less interpretable </w:t>
            </w:r>
          </w:p>
        </w:tc>
      </w:tr>
      <w:tr w:rsidR="0016251A" w:rsidRPr="006E2E60" w14:paraId="197FE89A" w14:textId="77777777" w:rsidTr="00A94995">
        <w:tc>
          <w:tcPr>
            <w:tcW w:w="1838" w:type="dxa"/>
          </w:tcPr>
          <w:p w14:paraId="10DF8A5E" w14:textId="77777777" w:rsidR="0016251A" w:rsidRPr="006E2E60" w:rsidRDefault="0016251A" w:rsidP="006E2E60">
            <w:pPr>
              <w:rPr>
                <w:rFonts w:cstheme="minorHAnsi"/>
                <w:szCs w:val="22"/>
              </w:rPr>
            </w:pPr>
            <w:proofErr w:type="spellStart"/>
            <w:r w:rsidRPr="006E2E60">
              <w:rPr>
                <w:rFonts w:cstheme="minorHAnsi"/>
                <w:szCs w:val="22"/>
              </w:rPr>
              <w:t>XGBoost</w:t>
            </w:r>
            <w:proofErr w:type="spellEnd"/>
            <w:r w:rsidRPr="006E2E60">
              <w:rPr>
                <w:rFonts w:cstheme="minorHAnsi"/>
                <w:szCs w:val="22"/>
              </w:rPr>
              <w:t xml:space="preserve"> </w:t>
            </w:r>
          </w:p>
        </w:tc>
        <w:tc>
          <w:tcPr>
            <w:tcW w:w="2268" w:type="dxa"/>
          </w:tcPr>
          <w:p w14:paraId="6ACBE0E8" w14:textId="77777777" w:rsidR="0016251A" w:rsidRPr="006E2E60" w:rsidRDefault="0016251A" w:rsidP="006E2E60">
            <w:pPr>
              <w:rPr>
                <w:rFonts w:cstheme="minorHAnsi"/>
                <w:szCs w:val="22"/>
              </w:rPr>
            </w:pPr>
            <w:r w:rsidRPr="006E2E60">
              <w:rPr>
                <w:rFonts w:cstheme="minorHAnsi"/>
                <w:szCs w:val="22"/>
              </w:rPr>
              <w:t xml:space="preserve"> Primary model </w:t>
            </w:r>
          </w:p>
        </w:tc>
        <w:tc>
          <w:tcPr>
            <w:tcW w:w="2410" w:type="dxa"/>
          </w:tcPr>
          <w:p w14:paraId="2A801D4B" w14:textId="77777777" w:rsidR="0016251A" w:rsidRPr="006E2E60" w:rsidRDefault="0016251A" w:rsidP="006E2E60">
            <w:pPr>
              <w:rPr>
                <w:rFonts w:cstheme="minorHAnsi"/>
                <w:szCs w:val="22"/>
              </w:rPr>
            </w:pPr>
            <w:r w:rsidRPr="006E2E60">
              <w:rPr>
                <w:rFonts w:cstheme="minorHAnsi"/>
                <w:szCs w:val="22"/>
              </w:rPr>
              <w:t xml:space="preserve"> Best for imbalance, high accuracy </w:t>
            </w:r>
          </w:p>
        </w:tc>
        <w:tc>
          <w:tcPr>
            <w:tcW w:w="2500" w:type="dxa"/>
          </w:tcPr>
          <w:p w14:paraId="0FF08736" w14:textId="77777777" w:rsidR="0016251A" w:rsidRPr="006E2E60" w:rsidRDefault="0016251A" w:rsidP="006E2E60">
            <w:pPr>
              <w:rPr>
                <w:rFonts w:cstheme="minorHAnsi"/>
                <w:szCs w:val="22"/>
              </w:rPr>
            </w:pPr>
            <w:r w:rsidRPr="006E2E60">
              <w:rPr>
                <w:rFonts w:cstheme="minorHAnsi"/>
                <w:szCs w:val="22"/>
              </w:rPr>
              <w:t xml:space="preserve"> Tuning needed </w:t>
            </w:r>
          </w:p>
        </w:tc>
      </w:tr>
      <w:tr w:rsidR="0016251A" w:rsidRPr="006E2E60" w14:paraId="50E95743" w14:textId="77777777" w:rsidTr="00A94995">
        <w:tc>
          <w:tcPr>
            <w:tcW w:w="1838" w:type="dxa"/>
          </w:tcPr>
          <w:p w14:paraId="5B0B2872" w14:textId="77777777" w:rsidR="0016251A" w:rsidRPr="006E2E60" w:rsidRDefault="0016251A" w:rsidP="006E2E60">
            <w:pPr>
              <w:rPr>
                <w:rFonts w:cstheme="minorHAnsi"/>
                <w:szCs w:val="22"/>
              </w:rPr>
            </w:pPr>
            <w:r w:rsidRPr="006E2E60">
              <w:rPr>
                <w:rFonts w:cstheme="minorHAnsi"/>
                <w:szCs w:val="22"/>
              </w:rPr>
              <w:t xml:space="preserve">Isolation Forest </w:t>
            </w:r>
          </w:p>
        </w:tc>
        <w:tc>
          <w:tcPr>
            <w:tcW w:w="2268" w:type="dxa"/>
          </w:tcPr>
          <w:p w14:paraId="561B88B6" w14:textId="77777777" w:rsidR="0016251A" w:rsidRPr="006E2E60" w:rsidRDefault="0016251A" w:rsidP="006E2E60">
            <w:pPr>
              <w:rPr>
                <w:rFonts w:cstheme="minorHAnsi"/>
                <w:szCs w:val="22"/>
              </w:rPr>
            </w:pPr>
            <w:r w:rsidRPr="006E2E60">
              <w:rPr>
                <w:rFonts w:cstheme="minorHAnsi"/>
                <w:szCs w:val="22"/>
              </w:rPr>
              <w:t xml:space="preserve"> Anomaly detection </w:t>
            </w:r>
          </w:p>
        </w:tc>
        <w:tc>
          <w:tcPr>
            <w:tcW w:w="2410" w:type="dxa"/>
          </w:tcPr>
          <w:p w14:paraId="79588C26" w14:textId="77777777" w:rsidR="0016251A" w:rsidRPr="006E2E60" w:rsidRDefault="0016251A" w:rsidP="006E2E60">
            <w:pPr>
              <w:rPr>
                <w:rFonts w:cstheme="minorHAnsi"/>
                <w:szCs w:val="22"/>
              </w:rPr>
            </w:pPr>
            <w:r w:rsidRPr="006E2E60">
              <w:rPr>
                <w:rFonts w:cstheme="minorHAnsi"/>
                <w:szCs w:val="22"/>
              </w:rPr>
              <w:t xml:space="preserve"> Finds rare patterns </w:t>
            </w:r>
          </w:p>
        </w:tc>
        <w:tc>
          <w:tcPr>
            <w:tcW w:w="2500" w:type="dxa"/>
          </w:tcPr>
          <w:p w14:paraId="55058C6F" w14:textId="77777777" w:rsidR="0016251A" w:rsidRPr="006E2E60" w:rsidRDefault="0016251A" w:rsidP="006E2E60">
            <w:pPr>
              <w:rPr>
                <w:rFonts w:cstheme="minorHAnsi"/>
                <w:szCs w:val="22"/>
              </w:rPr>
            </w:pPr>
            <w:r w:rsidRPr="006E2E60">
              <w:rPr>
                <w:rFonts w:cstheme="minorHAnsi"/>
                <w:szCs w:val="22"/>
              </w:rPr>
              <w:t xml:space="preserve"> Not for probability </w:t>
            </w:r>
          </w:p>
        </w:tc>
      </w:tr>
    </w:tbl>
    <w:p w14:paraId="5EAF8103" w14:textId="77777777" w:rsidR="00205FDD" w:rsidRPr="006E2E60" w:rsidRDefault="00205FDD" w:rsidP="006E2E60">
      <w:pPr>
        <w:spacing w:after="0" w:line="240" w:lineRule="auto"/>
        <w:rPr>
          <w:rFonts w:cstheme="minorHAnsi"/>
          <w:szCs w:val="22"/>
        </w:rPr>
      </w:pPr>
    </w:p>
    <w:p w14:paraId="72002F71" w14:textId="77FCF4C9" w:rsidR="002B5ECB" w:rsidRPr="006E2E60" w:rsidRDefault="00205FDD" w:rsidP="006E2E60">
      <w:pPr>
        <w:spacing w:after="0" w:line="240" w:lineRule="auto"/>
        <w:rPr>
          <w:rFonts w:cstheme="minorHAnsi"/>
          <w:szCs w:val="22"/>
        </w:rPr>
      </w:pPr>
      <w:r w:rsidRPr="006E2E60">
        <w:rPr>
          <w:rFonts w:cstheme="minorHAnsi"/>
          <w:szCs w:val="22"/>
        </w:rPr>
        <w:t xml:space="preserve">Handling Class </w:t>
      </w:r>
      <w:r w:rsidR="003F61AD" w:rsidRPr="006E2E60">
        <w:rPr>
          <w:rFonts w:cstheme="minorHAnsi"/>
          <w:szCs w:val="22"/>
        </w:rPr>
        <w:t xml:space="preserve">Imbalance: </w:t>
      </w:r>
      <w:r w:rsidRPr="006E2E60">
        <w:rPr>
          <w:rFonts w:cstheme="minorHAnsi"/>
          <w:szCs w:val="22"/>
        </w:rPr>
        <w:t>SMOTE (Synthetic Minority Oversampling Technique) + Class weight</w:t>
      </w:r>
    </w:p>
    <w:p w14:paraId="64D1449F" w14:textId="68D123AB" w:rsidR="00205FDD" w:rsidRPr="00253F1B" w:rsidRDefault="00205FDD" w:rsidP="006E2E60">
      <w:pPr>
        <w:pStyle w:val="Heading2"/>
        <w:numPr>
          <w:ilvl w:val="1"/>
          <w:numId w:val="1"/>
        </w:numPr>
        <w:spacing w:before="0" w:after="0" w:line="240" w:lineRule="auto"/>
        <w:ind w:left="0"/>
        <w:rPr>
          <w:rFonts w:asciiTheme="minorHAnsi" w:hAnsiTheme="minorHAnsi" w:cstheme="minorHAnsi"/>
          <w:b/>
          <w:bCs/>
          <w:sz w:val="22"/>
          <w:szCs w:val="22"/>
          <w:rPrChange w:id="109"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110" w:author="Deepa Belani     /RLGPBG-DOM/IBANK/MUM" w:date="2026-06-24T12:29:00Z" w16du:dateUtc="2026-06-24T06:59:00Z">
            <w:rPr>
              <w:rFonts w:asciiTheme="minorHAnsi" w:hAnsiTheme="minorHAnsi" w:cstheme="minorHAnsi"/>
              <w:sz w:val="22"/>
              <w:szCs w:val="22"/>
            </w:rPr>
          </w:rPrChange>
        </w:rPr>
        <w:t>Evaluation Metrics</w:t>
      </w:r>
    </w:p>
    <w:tbl>
      <w:tblPr>
        <w:tblStyle w:val="TableGrid"/>
        <w:tblW w:w="0" w:type="auto"/>
        <w:tblLook w:val="04A0" w:firstRow="1" w:lastRow="0" w:firstColumn="1" w:lastColumn="0" w:noHBand="0" w:noVBand="1"/>
      </w:tblPr>
      <w:tblGrid>
        <w:gridCol w:w="2263"/>
        <w:gridCol w:w="6753"/>
      </w:tblGrid>
      <w:tr w:rsidR="003F61AD" w:rsidRPr="00186E25" w14:paraId="492ADB1A" w14:textId="77777777" w:rsidTr="00A94995">
        <w:tc>
          <w:tcPr>
            <w:tcW w:w="2263" w:type="dxa"/>
          </w:tcPr>
          <w:p w14:paraId="731413E2" w14:textId="322CE747" w:rsidR="003F61AD" w:rsidRPr="00186E25" w:rsidRDefault="003F61AD">
            <w:pPr>
              <w:jc w:val="center"/>
              <w:rPr>
                <w:rFonts w:cstheme="minorHAnsi"/>
                <w:b/>
                <w:bCs/>
                <w:szCs w:val="22"/>
                <w:rPrChange w:id="111" w:author="Deepa Belani     /RLGPBG-DOM/IBANK/MUM" w:date="2026-06-24T12:13:00Z" w16du:dateUtc="2026-06-24T06:43:00Z">
                  <w:rPr>
                    <w:rFonts w:cstheme="minorHAnsi"/>
                    <w:szCs w:val="22"/>
                  </w:rPr>
                </w:rPrChange>
              </w:rPr>
              <w:pPrChange w:id="112" w:author="Deepa Belani     /RLGPBG-DOM/IBANK/MUM" w:date="2026-06-24T12:13:00Z" w16du:dateUtc="2026-06-24T06:43:00Z">
                <w:pPr/>
              </w:pPrChange>
            </w:pPr>
            <w:r w:rsidRPr="00186E25">
              <w:rPr>
                <w:rFonts w:cstheme="minorHAnsi"/>
                <w:b/>
                <w:bCs/>
                <w:szCs w:val="22"/>
                <w:rPrChange w:id="113" w:author="Deepa Belani     /RLGPBG-DOM/IBANK/MUM" w:date="2026-06-24T12:13:00Z" w16du:dateUtc="2026-06-24T06:43:00Z">
                  <w:rPr>
                    <w:rFonts w:cstheme="minorHAnsi"/>
                    <w:szCs w:val="22"/>
                  </w:rPr>
                </w:rPrChange>
              </w:rPr>
              <w:t>Metric</w:t>
            </w:r>
          </w:p>
        </w:tc>
        <w:tc>
          <w:tcPr>
            <w:tcW w:w="6753" w:type="dxa"/>
          </w:tcPr>
          <w:p w14:paraId="644BC0A8" w14:textId="7FB14B8E" w:rsidR="003F61AD" w:rsidRPr="00186E25" w:rsidRDefault="003F61AD">
            <w:pPr>
              <w:jc w:val="center"/>
              <w:rPr>
                <w:rFonts w:cstheme="minorHAnsi"/>
                <w:b/>
                <w:bCs/>
                <w:szCs w:val="22"/>
                <w:rPrChange w:id="114" w:author="Deepa Belani     /RLGPBG-DOM/IBANK/MUM" w:date="2026-06-24T12:13:00Z" w16du:dateUtc="2026-06-24T06:43:00Z">
                  <w:rPr>
                    <w:rFonts w:cstheme="minorHAnsi"/>
                    <w:szCs w:val="22"/>
                  </w:rPr>
                </w:rPrChange>
              </w:rPr>
              <w:pPrChange w:id="115" w:author="Deepa Belani     /RLGPBG-DOM/IBANK/MUM" w:date="2026-06-24T12:13:00Z" w16du:dateUtc="2026-06-24T06:43:00Z">
                <w:pPr/>
              </w:pPrChange>
            </w:pPr>
            <w:r w:rsidRPr="00186E25">
              <w:rPr>
                <w:rFonts w:cstheme="minorHAnsi"/>
                <w:b/>
                <w:bCs/>
                <w:szCs w:val="22"/>
                <w:rPrChange w:id="116" w:author="Deepa Belani     /RLGPBG-DOM/IBANK/MUM" w:date="2026-06-24T12:13:00Z" w16du:dateUtc="2026-06-24T06:43:00Z">
                  <w:rPr>
                    <w:rFonts w:cstheme="minorHAnsi"/>
                    <w:szCs w:val="22"/>
                  </w:rPr>
                </w:rPrChange>
              </w:rPr>
              <w:t>Business Significance</w:t>
            </w:r>
          </w:p>
        </w:tc>
      </w:tr>
      <w:tr w:rsidR="003F61AD" w:rsidRPr="006E2E60" w14:paraId="07AAECB5" w14:textId="77777777" w:rsidTr="00A94995">
        <w:tc>
          <w:tcPr>
            <w:tcW w:w="2263" w:type="dxa"/>
          </w:tcPr>
          <w:p w14:paraId="0C2447C5" w14:textId="77777777" w:rsidR="003F61AD" w:rsidRPr="006E2E60" w:rsidRDefault="003F61AD" w:rsidP="006E2E60">
            <w:pPr>
              <w:rPr>
                <w:rFonts w:cstheme="minorHAnsi"/>
                <w:szCs w:val="22"/>
              </w:rPr>
            </w:pPr>
            <w:r w:rsidRPr="006E2E60">
              <w:rPr>
                <w:rFonts w:cstheme="minorHAnsi"/>
                <w:szCs w:val="22"/>
              </w:rPr>
              <w:t xml:space="preserve">Precision </w:t>
            </w:r>
          </w:p>
        </w:tc>
        <w:tc>
          <w:tcPr>
            <w:tcW w:w="6753" w:type="dxa"/>
          </w:tcPr>
          <w:p w14:paraId="66E20371" w14:textId="77777777" w:rsidR="003F61AD" w:rsidRPr="006E2E60" w:rsidRDefault="003F61AD" w:rsidP="006E2E60">
            <w:pPr>
              <w:rPr>
                <w:rFonts w:cstheme="minorHAnsi"/>
                <w:szCs w:val="22"/>
              </w:rPr>
            </w:pPr>
            <w:r w:rsidRPr="006E2E60">
              <w:rPr>
                <w:rFonts w:cstheme="minorHAnsi"/>
                <w:szCs w:val="22"/>
              </w:rPr>
              <w:t xml:space="preserve"> When alerting, how often correct? (Reduce false alarms) </w:t>
            </w:r>
          </w:p>
        </w:tc>
      </w:tr>
      <w:tr w:rsidR="003F61AD" w:rsidRPr="006E2E60" w14:paraId="68534DB9" w14:textId="77777777" w:rsidTr="00A94995">
        <w:tc>
          <w:tcPr>
            <w:tcW w:w="2263" w:type="dxa"/>
          </w:tcPr>
          <w:p w14:paraId="43478963" w14:textId="77777777" w:rsidR="003F61AD" w:rsidRPr="006E2E60" w:rsidRDefault="003F61AD" w:rsidP="006E2E60">
            <w:pPr>
              <w:rPr>
                <w:rFonts w:cstheme="minorHAnsi"/>
                <w:szCs w:val="22"/>
              </w:rPr>
            </w:pPr>
            <w:r w:rsidRPr="006E2E60">
              <w:rPr>
                <w:rFonts w:cstheme="minorHAnsi"/>
                <w:szCs w:val="22"/>
              </w:rPr>
              <w:t xml:space="preserve">Recall </w:t>
            </w:r>
          </w:p>
        </w:tc>
        <w:tc>
          <w:tcPr>
            <w:tcW w:w="6753" w:type="dxa"/>
          </w:tcPr>
          <w:p w14:paraId="2A6E6632" w14:textId="77777777" w:rsidR="003F61AD" w:rsidRPr="006E2E60" w:rsidRDefault="003F61AD" w:rsidP="006E2E60">
            <w:pPr>
              <w:rPr>
                <w:rFonts w:cstheme="minorHAnsi"/>
                <w:szCs w:val="22"/>
              </w:rPr>
            </w:pPr>
            <w:r w:rsidRPr="006E2E60">
              <w:rPr>
                <w:rFonts w:cstheme="minorHAnsi"/>
                <w:szCs w:val="22"/>
              </w:rPr>
              <w:t xml:space="preserve"> What % of actual incidents caught? (Don't miss incidents) </w:t>
            </w:r>
          </w:p>
        </w:tc>
      </w:tr>
      <w:tr w:rsidR="003F61AD" w:rsidRPr="006E2E60" w14:paraId="79BC7FEC" w14:textId="77777777" w:rsidTr="00A94995">
        <w:tc>
          <w:tcPr>
            <w:tcW w:w="2263" w:type="dxa"/>
          </w:tcPr>
          <w:p w14:paraId="5ED9AFEF" w14:textId="77777777" w:rsidR="003F61AD" w:rsidRPr="006E2E60" w:rsidRDefault="003F61AD" w:rsidP="006E2E60">
            <w:pPr>
              <w:rPr>
                <w:rFonts w:cstheme="minorHAnsi"/>
                <w:szCs w:val="22"/>
              </w:rPr>
            </w:pPr>
            <w:r w:rsidRPr="006E2E60">
              <w:rPr>
                <w:rFonts w:cstheme="minorHAnsi"/>
                <w:szCs w:val="22"/>
              </w:rPr>
              <w:t xml:space="preserve">F1-Score </w:t>
            </w:r>
          </w:p>
        </w:tc>
        <w:tc>
          <w:tcPr>
            <w:tcW w:w="6753" w:type="dxa"/>
          </w:tcPr>
          <w:p w14:paraId="603F5C15" w14:textId="77777777" w:rsidR="003F61AD" w:rsidRPr="006E2E60" w:rsidRDefault="003F61AD" w:rsidP="006E2E60">
            <w:pPr>
              <w:rPr>
                <w:rFonts w:cstheme="minorHAnsi"/>
                <w:szCs w:val="22"/>
              </w:rPr>
            </w:pPr>
            <w:r w:rsidRPr="006E2E60">
              <w:rPr>
                <w:rFonts w:cstheme="minorHAnsi"/>
                <w:szCs w:val="22"/>
              </w:rPr>
              <w:t xml:space="preserve"> Balance of precision &amp; recall </w:t>
            </w:r>
          </w:p>
        </w:tc>
      </w:tr>
      <w:tr w:rsidR="003F61AD" w:rsidRPr="006E2E60" w14:paraId="231D7C2C" w14:textId="77777777" w:rsidTr="00A94995">
        <w:tc>
          <w:tcPr>
            <w:tcW w:w="2263" w:type="dxa"/>
          </w:tcPr>
          <w:p w14:paraId="4F8468F6" w14:textId="77777777" w:rsidR="003F61AD" w:rsidRPr="006E2E60" w:rsidRDefault="003F61AD" w:rsidP="006E2E60">
            <w:pPr>
              <w:rPr>
                <w:rFonts w:cstheme="minorHAnsi"/>
                <w:szCs w:val="22"/>
              </w:rPr>
            </w:pPr>
            <w:r w:rsidRPr="006E2E60">
              <w:rPr>
                <w:rFonts w:cstheme="minorHAnsi"/>
                <w:szCs w:val="22"/>
              </w:rPr>
              <w:t xml:space="preserve">AUC-ROC </w:t>
            </w:r>
          </w:p>
        </w:tc>
        <w:tc>
          <w:tcPr>
            <w:tcW w:w="6753" w:type="dxa"/>
          </w:tcPr>
          <w:p w14:paraId="25BB7252" w14:textId="77777777" w:rsidR="003F61AD" w:rsidRPr="006E2E60" w:rsidRDefault="003F61AD" w:rsidP="006E2E60">
            <w:pPr>
              <w:rPr>
                <w:rFonts w:cstheme="minorHAnsi"/>
                <w:szCs w:val="22"/>
              </w:rPr>
            </w:pPr>
            <w:r w:rsidRPr="006E2E60">
              <w:rPr>
                <w:rFonts w:cstheme="minorHAnsi"/>
                <w:szCs w:val="22"/>
              </w:rPr>
              <w:t xml:space="preserve"> Overall model discrimination</w:t>
            </w:r>
          </w:p>
        </w:tc>
      </w:tr>
      <w:tr w:rsidR="003F61AD" w:rsidRPr="006E2E60" w14:paraId="63A4C880" w14:textId="77777777" w:rsidTr="00A94995">
        <w:tc>
          <w:tcPr>
            <w:tcW w:w="2263" w:type="dxa"/>
          </w:tcPr>
          <w:p w14:paraId="3D31694B" w14:textId="77777777" w:rsidR="003F61AD" w:rsidRPr="006E2E60" w:rsidRDefault="003F61AD" w:rsidP="006E2E60">
            <w:pPr>
              <w:rPr>
                <w:rFonts w:cstheme="minorHAnsi"/>
                <w:szCs w:val="22"/>
              </w:rPr>
            </w:pPr>
            <w:r w:rsidRPr="006E2E60">
              <w:rPr>
                <w:rFonts w:cstheme="minorHAnsi"/>
                <w:szCs w:val="22"/>
              </w:rPr>
              <w:t xml:space="preserve">Business Cost Matrix </w:t>
            </w:r>
          </w:p>
        </w:tc>
        <w:tc>
          <w:tcPr>
            <w:tcW w:w="6753" w:type="dxa"/>
          </w:tcPr>
          <w:p w14:paraId="2BA13CC3" w14:textId="77777777" w:rsidR="003F61AD" w:rsidRPr="006E2E60" w:rsidRDefault="003F61AD" w:rsidP="006E2E60">
            <w:pPr>
              <w:rPr>
                <w:rFonts w:cstheme="minorHAnsi"/>
                <w:szCs w:val="22"/>
              </w:rPr>
            </w:pPr>
            <w:r w:rsidRPr="006E2E60">
              <w:rPr>
                <w:rFonts w:cstheme="minorHAnsi"/>
                <w:szCs w:val="22"/>
              </w:rPr>
              <w:t xml:space="preserve"> Cost of false negative &gt; false positive</w:t>
            </w:r>
          </w:p>
        </w:tc>
      </w:tr>
    </w:tbl>
    <w:p w14:paraId="7DD4C62F" w14:textId="77777777" w:rsidR="00205FDD" w:rsidRPr="006E2E60" w:rsidRDefault="00205FDD" w:rsidP="006E2E60">
      <w:pPr>
        <w:spacing w:after="0" w:line="240" w:lineRule="auto"/>
        <w:rPr>
          <w:rFonts w:cstheme="minorHAnsi"/>
          <w:szCs w:val="22"/>
        </w:rPr>
      </w:pPr>
    </w:p>
    <w:p w14:paraId="0955927D" w14:textId="57C74AD4" w:rsidR="00205FDD" w:rsidRPr="00253F1B" w:rsidRDefault="00205FDD" w:rsidP="006E2E60">
      <w:pPr>
        <w:pStyle w:val="Heading2"/>
        <w:numPr>
          <w:ilvl w:val="1"/>
          <w:numId w:val="1"/>
        </w:numPr>
        <w:spacing w:before="0" w:after="0" w:line="240" w:lineRule="auto"/>
        <w:ind w:left="0"/>
        <w:rPr>
          <w:rFonts w:asciiTheme="minorHAnsi" w:hAnsiTheme="minorHAnsi" w:cstheme="minorHAnsi"/>
          <w:b/>
          <w:bCs/>
          <w:sz w:val="22"/>
          <w:szCs w:val="22"/>
          <w:rPrChange w:id="117"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118" w:author="Deepa Belani     /RLGPBG-DOM/IBANK/MUM" w:date="2026-06-24T12:29:00Z" w16du:dateUtc="2026-06-24T06:59:00Z">
            <w:rPr>
              <w:rFonts w:asciiTheme="minorHAnsi" w:hAnsiTheme="minorHAnsi" w:cstheme="minorHAnsi"/>
              <w:sz w:val="22"/>
              <w:szCs w:val="22"/>
            </w:rPr>
          </w:rPrChange>
        </w:rPr>
        <w:t>Expected Model Performance</w:t>
      </w:r>
    </w:p>
    <w:tbl>
      <w:tblPr>
        <w:tblStyle w:val="TableGrid"/>
        <w:tblW w:w="0" w:type="auto"/>
        <w:tblLook w:val="04A0" w:firstRow="1" w:lastRow="0" w:firstColumn="1" w:lastColumn="0" w:noHBand="0" w:noVBand="1"/>
      </w:tblPr>
      <w:tblGrid>
        <w:gridCol w:w="3005"/>
        <w:gridCol w:w="3005"/>
        <w:gridCol w:w="3006"/>
      </w:tblGrid>
      <w:tr w:rsidR="003F61AD" w:rsidRPr="00186E25" w14:paraId="33047D49" w14:textId="77777777">
        <w:tc>
          <w:tcPr>
            <w:tcW w:w="3005" w:type="dxa"/>
          </w:tcPr>
          <w:p w14:paraId="01BF2741" w14:textId="53A31A69" w:rsidR="003F61AD" w:rsidRPr="00186E25" w:rsidRDefault="003F61AD">
            <w:pPr>
              <w:jc w:val="center"/>
              <w:rPr>
                <w:rFonts w:cstheme="minorHAnsi"/>
                <w:b/>
                <w:bCs/>
                <w:szCs w:val="22"/>
                <w:rPrChange w:id="119" w:author="Deepa Belani     /RLGPBG-DOM/IBANK/MUM" w:date="2026-06-24T12:13:00Z" w16du:dateUtc="2026-06-24T06:43:00Z">
                  <w:rPr>
                    <w:rFonts w:cstheme="minorHAnsi"/>
                    <w:szCs w:val="22"/>
                  </w:rPr>
                </w:rPrChange>
              </w:rPr>
              <w:pPrChange w:id="120" w:author="Deepa Belani     /RLGPBG-DOM/IBANK/MUM" w:date="2026-06-24T12:13:00Z" w16du:dateUtc="2026-06-24T06:43:00Z">
                <w:pPr/>
              </w:pPrChange>
            </w:pPr>
            <w:r w:rsidRPr="00186E25">
              <w:rPr>
                <w:rFonts w:cstheme="minorHAnsi"/>
                <w:b/>
                <w:bCs/>
                <w:szCs w:val="22"/>
                <w:rPrChange w:id="121" w:author="Deepa Belani     /RLGPBG-DOM/IBANK/MUM" w:date="2026-06-24T12:13:00Z" w16du:dateUtc="2026-06-24T06:43:00Z">
                  <w:rPr>
                    <w:rFonts w:cstheme="minorHAnsi"/>
                    <w:szCs w:val="22"/>
                  </w:rPr>
                </w:rPrChange>
              </w:rPr>
              <w:t>Metric</w:t>
            </w:r>
          </w:p>
        </w:tc>
        <w:tc>
          <w:tcPr>
            <w:tcW w:w="3005" w:type="dxa"/>
          </w:tcPr>
          <w:p w14:paraId="1D518A09" w14:textId="3024A700" w:rsidR="003F61AD" w:rsidRPr="00186E25" w:rsidRDefault="003F61AD">
            <w:pPr>
              <w:jc w:val="center"/>
              <w:rPr>
                <w:rFonts w:cstheme="minorHAnsi"/>
                <w:b/>
                <w:bCs/>
                <w:szCs w:val="22"/>
                <w:rPrChange w:id="122" w:author="Deepa Belani     /RLGPBG-DOM/IBANK/MUM" w:date="2026-06-24T12:13:00Z" w16du:dateUtc="2026-06-24T06:43:00Z">
                  <w:rPr>
                    <w:rFonts w:cstheme="minorHAnsi"/>
                    <w:szCs w:val="22"/>
                  </w:rPr>
                </w:rPrChange>
              </w:rPr>
              <w:pPrChange w:id="123" w:author="Deepa Belani     /RLGPBG-DOM/IBANK/MUM" w:date="2026-06-24T12:13:00Z" w16du:dateUtc="2026-06-24T06:43:00Z">
                <w:pPr/>
              </w:pPrChange>
            </w:pPr>
            <w:r w:rsidRPr="00186E25">
              <w:rPr>
                <w:rFonts w:cstheme="minorHAnsi"/>
                <w:b/>
                <w:bCs/>
                <w:szCs w:val="22"/>
                <w:rPrChange w:id="124" w:author="Deepa Belani     /RLGPBG-DOM/IBANK/MUM" w:date="2026-06-24T12:13:00Z" w16du:dateUtc="2026-06-24T06:43:00Z">
                  <w:rPr>
                    <w:rFonts w:cstheme="minorHAnsi"/>
                    <w:szCs w:val="22"/>
                  </w:rPr>
                </w:rPrChange>
              </w:rPr>
              <w:t>Minimum Acceptable</w:t>
            </w:r>
          </w:p>
        </w:tc>
        <w:tc>
          <w:tcPr>
            <w:tcW w:w="3006" w:type="dxa"/>
          </w:tcPr>
          <w:p w14:paraId="5C292F32" w14:textId="0927866B" w:rsidR="003F61AD" w:rsidRPr="00186E25" w:rsidRDefault="003F61AD">
            <w:pPr>
              <w:jc w:val="center"/>
              <w:rPr>
                <w:rFonts w:cstheme="minorHAnsi"/>
                <w:b/>
                <w:bCs/>
                <w:szCs w:val="22"/>
                <w:rPrChange w:id="125" w:author="Deepa Belani     /RLGPBG-DOM/IBANK/MUM" w:date="2026-06-24T12:13:00Z" w16du:dateUtc="2026-06-24T06:43:00Z">
                  <w:rPr>
                    <w:rFonts w:cstheme="minorHAnsi"/>
                    <w:szCs w:val="22"/>
                  </w:rPr>
                </w:rPrChange>
              </w:rPr>
              <w:pPrChange w:id="126" w:author="Deepa Belani     /RLGPBG-DOM/IBANK/MUM" w:date="2026-06-24T12:13:00Z" w16du:dateUtc="2026-06-24T06:43:00Z">
                <w:pPr/>
              </w:pPrChange>
            </w:pPr>
            <w:r w:rsidRPr="00186E25">
              <w:rPr>
                <w:rFonts w:cstheme="minorHAnsi"/>
                <w:b/>
                <w:bCs/>
                <w:szCs w:val="22"/>
                <w:rPrChange w:id="127" w:author="Deepa Belani     /RLGPBG-DOM/IBANK/MUM" w:date="2026-06-24T12:13:00Z" w16du:dateUtc="2026-06-24T06:43:00Z">
                  <w:rPr>
                    <w:rFonts w:cstheme="minorHAnsi"/>
                    <w:szCs w:val="22"/>
                  </w:rPr>
                </w:rPrChange>
              </w:rPr>
              <w:t>Stretch Goal</w:t>
            </w:r>
          </w:p>
        </w:tc>
      </w:tr>
      <w:tr w:rsidR="003F61AD" w:rsidRPr="006E2E60" w14:paraId="57EA578C" w14:textId="77777777">
        <w:tc>
          <w:tcPr>
            <w:tcW w:w="3005" w:type="dxa"/>
          </w:tcPr>
          <w:p w14:paraId="4E47377B" w14:textId="77777777" w:rsidR="003F61AD" w:rsidRPr="006E2E60" w:rsidRDefault="003F61AD" w:rsidP="006E2E60">
            <w:pPr>
              <w:rPr>
                <w:rFonts w:cstheme="minorHAnsi"/>
                <w:szCs w:val="22"/>
              </w:rPr>
            </w:pPr>
            <w:r w:rsidRPr="006E2E60">
              <w:rPr>
                <w:rFonts w:cstheme="minorHAnsi"/>
                <w:szCs w:val="22"/>
              </w:rPr>
              <w:t xml:space="preserve">AUC-ROC </w:t>
            </w:r>
          </w:p>
        </w:tc>
        <w:tc>
          <w:tcPr>
            <w:tcW w:w="3005" w:type="dxa"/>
          </w:tcPr>
          <w:p w14:paraId="1D283AFC" w14:textId="77777777" w:rsidR="003F61AD" w:rsidRPr="006E2E60" w:rsidRDefault="003F61AD" w:rsidP="006E2E60">
            <w:pPr>
              <w:rPr>
                <w:rFonts w:cstheme="minorHAnsi"/>
                <w:szCs w:val="22"/>
              </w:rPr>
            </w:pPr>
            <w:r w:rsidRPr="006E2E60">
              <w:rPr>
                <w:rFonts w:cstheme="minorHAnsi"/>
                <w:szCs w:val="22"/>
              </w:rPr>
              <w:t xml:space="preserve"> 0.70 </w:t>
            </w:r>
          </w:p>
        </w:tc>
        <w:tc>
          <w:tcPr>
            <w:tcW w:w="3006" w:type="dxa"/>
          </w:tcPr>
          <w:p w14:paraId="2B6B8C19" w14:textId="77777777" w:rsidR="003F61AD" w:rsidRPr="006E2E60" w:rsidRDefault="003F61AD" w:rsidP="006E2E60">
            <w:pPr>
              <w:rPr>
                <w:rFonts w:cstheme="minorHAnsi"/>
                <w:szCs w:val="22"/>
              </w:rPr>
            </w:pPr>
            <w:r w:rsidRPr="006E2E60">
              <w:rPr>
                <w:rFonts w:cstheme="minorHAnsi"/>
                <w:szCs w:val="22"/>
              </w:rPr>
              <w:t xml:space="preserve"> 0.80+ </w:t>
            </w:r>
          </w:p>
        </w:tc>
      </w:tr>
      <w:tr w:rsidR="003F61AD" w:rsidRPr="006E2E60" w14:paraId="48FEEEB9" w14:textId="77777777">
        <w:tc>
          <w:tcPr>
            <w:tcW w:w="3005" w:type="dxa"/>
          </w:tcPr>
          <w:p w14:paraId="542D861A" w14:textId="77777777" w:rsidR="003F61AD" w:rsidRPr="006E2E60" w:rsidRDefault="003F61AD" w:rsidP="006E2E60">
            <w:pPr>
              <w:rPr>
                <w:rFonts w:cstheme="minorHAnsi"/>
                <w:szCs w:val="22"/>
              </w:rPr>
            </w:pPr>
            <w:r w:rsidRPr="006E2E60">
              <w:rPr>
                <w:rFonts w:cstheme="minorHAnsi"/>
                <w:szCs w:val="22"/>
              </w:rPr>
              <w:t xml:space="preserve">Precision </w:t>
            </w:r>
          </w:p>
        </w:tc>
        <w:tc>
          <w:tcPr>
            <w:tcW w:w="3005" w:type="dxa"/>
          </w:tcPr>
          <w:p w14:paraId="717E7107" w14:textId="77777777" w:rsidR="003F61AD" w:rsidRPr="006E2E60" w:rsidRDefault="003F61AD" w:rsidP="006E2E60">
            <w:pPr>
              <w:rPr>
                <w:rFonts w:cstheme="minorHAnsi"/>
                <w:szCs w:val="22"/>
              </w:rPr>
            </w:pPr>
            <w:r w:rsidRPr="006E2E60">
              <w:rPr>
                <w:rFonts w:cstheme="minorHAnsi"/>
                <w:szCs w:val="22"/>
              </w:rPr>
              <w:t xml:space="preserve"> 0.40 </w:t>
            </w:r>
          </w:p>
        </w:tc>
        <w:tc>
          <w:tcPr>
            <w:tcW w:w="3006" w:type="dxa"/>
          </w:tcPr>
          <w:p w14:paraId="1AC314BA" w14:textId="77777777" w:rsidR="003F61AD" w:rsidRPr="006E2E60" w:rsidRDefault="003F61AD" w:rsidP="006E2E60">
            <w:pPr>
              <w:rPr>
                <w:rFonts w:cstheme="minorHAnsi"/>
                <w:szCs w:val="22"/>
              </w:rPr>
            </w:pPr>
            <w:r w:rsidRPr="006E2E60">
              <w:rPr>
                <w:rFonts w:cstheme="minorHAnsi"/>
                <w:szCs w:val="22"/>
              </w:rPr>
              <w:t xml:space="preserve"> 0.60 </w:t>
            </w:r>
          </w:p>
        </w:tc>
      </w:tr>
      <w:tr w:rsidR="003F61AD" w:rsidRPr="006E2E60" w14:paraId="76F46BF7" w14:textId="77777777">
        <w:tc>
          <w:tcPr>
            <w:tcW w:w="3005" w:type="dxa"/>
          </w:tcPr>
          <w:p w14:paraId="77191029" w14:textId="77777777" w:rsidR="003F61AD" w:rsidRPr="006E2E60" w:rsidRDefault="003F61AD" w:rsidP="006E2E60">
            <w:pPr>
              <w:rPr>
                <w:rFonts w:cstheme="minorHAnsi"/>
                <w:szCs w:val="22"/>
              </w:rPr>
            </w:pPr>
            <w:r w:rsidRPr="006E2E60">
              <w:rPr>
                <w:rFonts w:cstheme="minorHAnsi"/>
                <w:szCs w:val="22"/>
              </w:rPr>
              <w:t xml:space="preserve">Recall </w:t>
            </w:r>
          </w:p>
        </w:tc>
        <w:tc>
          <w:tcPr>
            <w:tcW w:w="3005" w:type="dxa"/>
          </w:tcPr>
          <w:p w14:paraId="178DF6C0" w14:textId="77777777" w:rsidR="003F61AD" w:rsidRPr="006E2E60" w:rsidRDefault="003F61AD" w:rsidP="006E2E60">
            <w:pPr>
              <w:rPr>
                <w:rFonts w:cstheme="minorHAnsi"/>
                <w:szCs w:val="22"/>
              </w:rPr>
            </w:pPr>
            <w:r w:rsidRPr="006E2E60">
              <w:rPr>
                <w:rFonts w:cstheme="minorHAnsi"/>
                <w:szCs w:val="22"/>
              </w:rPr>
              <w:t xml:space="preserve"> 0.60 </w:t>
            </w:r>
          </w:p>
        </w:tc>
        <w:tc>
          <w:tcPr>
            <w:tcW w:w="3006" w:type="dxa"/>
          </w:tcPr>
          <w:p w14:paraId="3C3FCEFC" w14:textId="77777777" w:rsidR="003F61AD" w:rsidRPr="006E2E60" w:rsidRDefault="003F61AD" w:rsidP="006E2E60">
            <w:pPr>
              <w:rPr>
                <w:rFonts w:cstheme="minorHAnsi"/>
                <w:szCs w:val="22"/>
              </w:rPr>
            </w:pPr>
            <w:r w:rsidRPr="006E2E60">
              <w:rPr>
                <w:rFonts w:cstheme="minorHAnsi"/>
                <w:szCs w:val="22"/>
              </w:rPr>
              <w:t xml:space="preserve"> 0.75 </w:t>
            </w:r>
          </w:p>
        </w:tc>
      </w:tr>
      <w:tr w:rsidR="003F61AD" w:rsidRPr="006E2E60" w14:paraId="5C4677E1" w14:textId="77777777">
        <w:tc>
          <w:tcPr>
            <w:tcW w:w="3005" w:type="dxa"/>
          </w:tcPr>
          <w:p w14:paraId="19DEDB71" w14:textId="77777777" w:rsidR="003F61AD" w:rsidRPr="006E2E60" w:rsidRDefault="003F61AD" w:rsidP="006E2E60">
            <w:pPr>
              <w:rPr>
                <w:rFonts w:cstheme="minorHAnsi"/>
                <w:szCs w:val="22"/>
              </w:rPr>
            </w:pPr>
            <w:r w:rsidRPr="006E2E60">
              <w:rPr>
                <w:rFonts w:cstheme="minorHAnsi"/>
                <w:szCs w:val="22"/>
              </w:rPr>
              <w:t xml:space="preserve">F1-Score </w:t>
            </w:r>
          </w:p>
        </w:tc>
        <w:tc>
          <w:tcPr>
            <w:tcW w:w="3005" w:type="dxa"/>
          </w:tcPr>
          <w:p w14:paraId="15954982" w14:textId="77777777" w:rsidR="003F61AD" w:rsidRPr="006E2E60" w:rsidRDefault="003F61AD" w:rsidP="006E2E60">
            <w:pPr>
              <w:rPr>
                <w:rFonts w:cstheme="minorHAnsi"/>
                <w:szCs w:val="22"/>
              </w:rPr>
            </w:pPr>
            <w:r w:rsidRPr="006E2E60">
              <w:rPr>
                <w:rFonts w:cstheme="minorHAnsi"/>
                <w:szCs w:val="22"/>
              </w:rPr>
              <w:t xml:space="preserve"> 0.48 </w:t>
            </w:r>
          </w:p>
        </w:tc>
        <w:tc>
          <w:tcPr>
            <w:tcW w:w="3006" w:type="dxa"/>
          </w:tcPr>
          <w:p w14:paraId="1B31B055" w14:textId="77777777" w:rsidR="003F61AD" w:rsidRPr="006E2E60" w:rsidRDefault="003F61AD" w:rsidP="006E2E60">
            <w:pPr>
              <w:rPr>
                <w:rFonts w:cstheme="minorHAnsi"/>
                <w:szCs w:val="22"/>
              </w:rPr>
            </w:pPr>
            <w:r w:rsidRPr="006E2E60">
              <w:rPr>
                <w:rFonts w:cstheme="minorHAnsi"/>
                <w:szCs w:val="22"/>
              </w:rPr>
              <w:t xml:space="preserve"> 0.67 </w:t>
            </w:r>
          </w:p>
        </w:tc>
      </w:tr>
    </w:tbl>
    <w:p w14:paraId="2ADC2C67" w14:textId="77777777" w:rsidR="00205FDD" w:rsidRPr="006E2E60" w:rsidRDefault="00205FDD" w:rsidP="006E2E60">
      <w:pPr>
        <w:spacing w:after="0" w:line="240" w:lineRule="auto"/>
        <w:rPr>
          <w:rFonts w:cstheme="minorHAnsi"/>
          <w:szCs w:val="22"/>
        </w:rPr>
      </w:pPr>
    </w:p>
    <w:p w14:paraId="59084F96" w14:textId="4F53E5BE" w:rsidR="003F61AD" w:rsidRPr="006E2E60" w:rsidRDefault="00205FDD" w:rsidP="006E2E60">
      <w:pPr>
        <w:spacing w:after="0" w:line="240" w:lineRule="auto"/>
        <w:rPr>
          <w:rFonts w:cstheme="minorHAnsi"/>
          <w:szCs w:val="22"/>
        </w:rPr>
      </w:pPr>
      <w:r w:rsidRPr="006E2E60">
        <w:rPr>
          <w:rFonts w:cstheme="minorHAnsi"/>
          <w:szCs w:val="22"/>
        </w:rPr>
        <w:lastRenderedPageBreak/>
        <w:t>Note: With 3-5% incident rate, low precision is expected but still valuable for risk prioritization</w:t>
      </w:r>
    </w:p>
    <w:p w14:paraId="6EA1AC6E" w14:textId="77777777" w:rsidR="006E2E60" w:rsidRPr="006E2E60" w:rsidRDefault="006E2E60" w:rsidP="006E2E60">
      <w:pPr>
        <w:spacing w:after="0" w:line="240" w:lineRule="auto"/>
        <w:rPr>
          <w:rFonts w:cstheme="minorHAnsi"/>
          <w:szCs w:val="22"/>
        </w:rPr>
      </w:pPr>
    </w:p>
    <w:p w14:paraId="691A950C" w14:textId="54C494F6" w:rsidR="00205FDD" w:rsidRPr="00253F1B" w:rsidRDefault="00205FDD" w:rsidP="006E2E60">
      <w:pPr>
        <w:pStyle w:val="Heading1"/>
        <w:numPr>
          <w:ilvl w:val="0"/>
          <w:numId w:val="1"/>
        </w:numPr>
        <w:spacing w:before="0" w:after="0" w:line="240" w:lineRule="auto"/>
        <w:ind w:left="0"/>
        <w:rPr>
          <w:rFonts w:asciiTheme="minorHAnsi" w:hAnsiTheme="minorHAnsi" w:cstheme="minorHAnsi"/>
          <w:b/>
          <w:bCs/>
          <w:sz w:val="22"/>
          <w:szCs w:val="22"/>
          <w:rPrChange w:id="128"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129" w:author="Deepa Belani     /RLGPBG-DOM/IBANK/MUM" w:date="2026-06-24T12:29:00Z" w16du:dateUtc="2026-06-24T06:59:00Z">
            <w:rPr>
              <w:rFonts w:asciiTheme="minorHAnsi" w:hAnsiTheme="minorHAnsi" w:cstheme="minorHAnsi"/>
              <w:sz w:val="22"/>
              <w:szCs w:val="22"/>
            </w:rPr>
          </w:rPrChange>
        </w:rPr>
        <w:t>BUSINESS IMPACT &amp; DELIVERABLES</w:t>
      </w:r>
    </w:p>
    <w:p w14:paraId="715A3994" w14:textId="561B223B" w:rsidR="00205FDD" w:rsidRPr="00253F1B" w:rsidRDefault="00205FDD" w:rsidP="006E2E60">
      <w:pPr>
        <w:pStyle w:val="Heading2"/>
        <w:numPr>
          <w:ilvl w:val="1"/>
          <w:numId w:val="1"/>
        </w:numPr>
        <w:spacing w:before="0" w:after="0" w:line="240" w:lineRule="auto"/>
        <w:ind w:left="0"/>
        <w:rPr>
          <w:rFonts w:asciiTheme="minorHAnsi" w:hAnsiTheme="minorHAnsi" w:cstheme="minorHAnsi"/>
          <w:b/>
          <w:bCs/>
          <w:sz w:val="22"/>
          <w:szCs w:val="22"/>
          <w:rPrChange w:id="130"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131" w:author="Deepa Belani     /RLGPBG-DOM/IBANK/MUM" w:date="2026-06-24T12:29:00Z" w16du:dateUtc="2026-06-24T06:59:00Z">
            <w:rPr>
              <w:rFonts w:asciiTheme="minorHAnsi" w:hAnsiTheme="minorHAnsi" w:cstheme="minorHAnsi"/>
              <w:sz w:val="22"/>
              <w:szCs w:val="22"/>
            </w:rPr>
          </w:rPrChange>
        </w:rPr>
        <w:t>Risk Scoring Implementation</w:t>
      </w:r>
    </w:p>
    <w:tbl>
      <w:tblPr>
        <w:tblStyle w:val="TableGrid"/>
        <w:tblW w:w="0" w:type="auto"/>
        <w:tblLook w:val="04A0" w:firstRow="1" w:lastRow="0" w:firstColumn="1" w:lastColumn="0" w:noHBand="0" w:noVBand="1"/>
      </w:tblPr>
      <w:tblGrid>
        <w:gridCol w:w="1129"/>
        <w:gridCol w:w="1560"/>
        <w:gridCol w:w="6327"/>
      </w:tblGrid>
      <w:tr w:rsidR="003F61AD" w:rsidRPr="00186E25" w14:paraId="47A526C7" w14:textId="77777777" w:rsidTr="00E70117">
        <w:tc>
          <w:tcPr>
            <w:tcW w:w="1129" w:type="dxa"/>
          </w:tcPr>
          <w:p w14:paraId="1044817B" w14:textId="2EB3916A" w:rsidR="003F61AD" w:rsidRPr="00186E25" w:rsidRDefault="003F61AD">
            <w:pPr>
              <w:jc w:val="center"/>
              <w:rPr>
                <w:rFonts w:cstheme="minorHAnsi"/>
                <w:b/>
                <w:bCs/>
                <w:szCs w:val="22"/>
                <w:rPrChange w:id="132" w:author="Deepa Belani     /RLGPBG-DOM/IBANK/MUM" w:date="2026-06-24T12:13:00Z" w16du:dateUtc="2026-06-24T06:43:00Z">
                  <w:rPr>
                    <w:rFonts w:cstheme="minorHAnsi"/>
                    <w:szCs w:val="22"/>
                  </w:rPr>
                </w:rPrChange>
              </w:rPr>
              <w:pPrChange w:id="133" w:author="Deepa Belani     /RLGPBG-DOM/IBANK/MUM" w:date="2026-06-24T12:13:00Z" w16du:dateUtc="2026-06-24T06:43:00Z">
                <w:pPr/>
              </w:pPrChange>
            </w:pPr>
            <w:r w:rsidRPr="00186E25">
              <w:rPr>
                <w:rFonts w:cstheme="minorHAnsi"/>
                <w:b/>
                <w:bCs/>
                <w:szCs w:val="22"/>
                <w:rPrChange w:id="134" w:author="Deepa Belani     /RLGPBG-DOM/IBANK/MUM" w:date="2026-06-24T12:13:00Z" w16du:dateUtc="2026-06-24T06:43:00Z">
                  <w:rPr>
                    <w:rFonts w:cstheme="minorHAnsi"/>
                    <w:szCs w:val="22"/>
                  </w:rPr>
                </w:rPrChange>
              </w:rPr>
              <w:t>Risk Tier</w:t>
            </w:r>
          </w:p>
        </w:tc>
        <w:tc>
          <w:tcPr>
            <w:tcW w:w="1560" w:type="dxa"/>
          </w:tcPr>
          <w:p w14:paraId="2F27F306" w14:textId="21998E3E" w:rsidR="003F61AD" w:rsidRPr="00186E25" w:rsidRDefault="003F61AD">
            <w:pPr>
              <w:jc w:val="center"/>
              <w:rPr>
                <w:rFonts w:cstheme="minorHAnsi"/>
                <w:b/>
                <w:bCs/>
                <w:szCs w:val="22"/>
                <w:rPrChange w:id="135" w:author="Deepa Belani     /RLGPBG-DOM/IBANK/MUM" w:date="2026-06-24T12:13:00Z" w16du:dateUtc="2026-06-24T06:43:00Z">
                  <w:rPr>
                    <w:rFonts w:cstheme="minorHAnsi"/>
                    <w:szCs w:val="22"/>
                  </w:rPr>
                </w:rPrChange>
              </w:rPr>
              <w:pPrChange w:id="136" w:author="Deepa Belani     /RLGPBG-DOM/IBANK/MUM" w:date="2026-06-24T12:13:00Z" w16du:dateUtc="2026-06-24T06:43:00Z">
                <w:pPr/>
              </w:pPrChange>
            </w:pPr>
            <w:r w:rsidRPr="00186E25">
              <w:rPr>
                <w:rFonts w:cstheme="minorHAnsi"/>
                <w:b/>
                <w:bCs/>
                <w:szCs w:val="22"/>
                <w:rPrChange w:id="137" w:author="Deepa Belani     /RLGPBG-DOM/IBANK/MUM" w:date="2026-06-24T12:13:00Z" w16du:dateUtc="2026-06-24T06:43:00Z">
                  <w:rPr>
                    <w:rFonts w:cstheme="minorHAnsi"/>
                    <w:szCs w:val="22"/>
                  </w:rPr>
                </w:rPrChange>
              </w:rPr>
              <w:t>Score Range</w:t>
            </w:r>
          </w:p>
        </w:tc>
        <w:tc>
          <w:tcPr>
            <w:tcW w:w="6327" w:type="dxa"/>
          </w:tcPr>
          <w:p w14:paraId="2AA2EE85" w14:textId="1AF2AADB" w:rsidR="003F61AD" w:rsidRPr="00186E25" w:rsidRDefault="003F61AD">
            <w:pPr>
              <w:jc w:val="center"/>
              <w:rPr>
                <w:rFonts w:cstheme="minorHAnsi"/>
                <w:b/>
                <w:bCs/>
                <w:szCs w:val="22"/>
                <w:rPrChange w:id="138" w:author="Deepa Belani     /RLGPBG-DOM/IBANK/MUM" w:date="2026-06-24T12:13:00Z" w16du:dateUtc="2026-06-24T06:43:00Z">
                  <w:rPr>
                    <w:rFonts w:cstheme="minorHAnsi"/>
                    <w:szCs w:val="22"/>
                  </w:rPr>
                </w:rPrChange>
              </w:rPr>
              <w:pPrChange w:id="139" w:author="Deepa Belani     /RLGPBG-DOM/IBANK/MUM" w:date="2026-06-24T12:13:00Z" w16du:dateUtc="2026-06-24T06:43:00Z">
                <w:pPr/>
              </w:pPrChange>
            </w:pPr>
            <w:r w:rsidRPr="00186E25">
              <w:rPr>
                <w:rFonts w:cstheme="minorHAnsi"/>
                <w:b/>
                <w:bCs/>
                <w:szCs w:val="22"/>
                <w:rPrChange w:id="140" w:author="Deepa Belani     /RLGPBG-DOM/IBANK/MUM" w:date="2026-06-24T12:13:00Z" w16du:dateUtc="2026-06-24T06:43:00Z">
                  <w:rPr>
                    <w:rFonts w:cstheme="minorHAnsi"/>
                    <w:szCs w:val="22"/>
                  </w:rPr>
                </w:rPrChange>
              </w:rPr>
              <w:t>Intervention</w:t>
            </w:r>
          </w:p>
        </w:tc>
      </w:tr>
      <w:tr w:rsidR="003F61AD" w:rsidRPr="006E2E60" w14:paraId="1F37AA3B" w14:textId="77777777" w:rsidTr="00E70117">
        <w:tc>
          <w:tcPr>
            <w:tcW w:w="1129" w:type="dxa"/>
          </w:tcPr>
          <w:p w14:paraId="25CD7E8E" w14:textId="77777777" w:rsidR="003F61AD" w:rsidRPr="006E2E60" w:rsidRDefault="003F61AD" w:rsidP="006E2E60">
            <w:pPr>
              <w:rPr>
                <w:rFonts w:cstheme="minorHAnsi"/>
                <w:szCs w:val="22"/>
              </w:rPr>
            </w:pPr>
            <w:r w:rsidRPr="006E2E60">
              <w:rPr>
                <w:rFonts w:cstheme="minorHAnsi"/>
                <w:szCs w:val="22"/>
              </w:rPr>
              <w:t xml:space="preserve">Critical </w:t>
            </w:r>
          </w:p>
        </w:tc>
        <w:tc>
          <w:tcPr>
            <w:tcW w:w="1560" w:type="dxa"/>
          </w:tcPr>
          <w:p w14:paraId="577CD464" w14:textId="77777777" w:rsidR="003F61AD" w:rsidRPr="006E2E60" w:rsidRDefault="003F61AD" w:rsidP="006E2E60">
            <w:pPr>
              <w:rPr>
                <w:rFonts w:cstheme="minorHAnsi"/>
                <w:szCs w:val="22"/>
              </w:rPr>
            </w:pPr>
            <w:r w:rsidRPr="006E2E60">
              <w:rPr>
                <w:rFonts w:cstheme="minorHAnsi"/>
                <w:szCs w:val="22"/>
              </w:rPr>
              <w:t xml:space="preserve"> 80-100 </w:t>
            </w:r>
          </w:p>
        </w:tc>
        <w:tc>
          <w:tcPr>
            <w:tcW w:w="6327" w:type="dxa"/>
          </w:tcPr>
          <w:p w14:paraId="6AECF31E" w14:textId="77777777" w:rsidR="003F61AD" w:rsidRPr="006E2E60" w:rsidRDefault="003F61AD" w:rsidP="006E2E60">
            <w:pPr>
              <w:rPr>
                <w:rFonts w:cstheme="minorHAnsi"/>
                <w:szCs w:val="22"/>
              </w:rPr>
            </w:pPr>
            <w:r w:rsidRPr="006E2E60">
              <w:rPr>
                <w:rFonts w:cstheme="minorHAnsi"/>
                <w:szCs w:val="22"/>
              </w:rPr>
              <w:t xml:space="preserve"> Immediate intervention - contact driver, inspect vehicle </w:t>
            </w:r>
          </w:p>
        </w:tc>
      </w:tr>
      <w:tr w:rsidR="003F61AD" w:rsidRPr="006E2E60" w14:paraId="2F64DADD" w14:textId="77777777" w:rsidTr="00E70117">
        <w:tc>
          <w:tcPr>
            <w:tcW w:w="1129" w:type="dxa"/>
          </w:tcPr>
          <w:p w14:paraId="358A554D" w14:textId="77777777" w:rsidR="003F61AD" w:rsidRPr="006E2E60" w:rsidRDefault="003F61AD" w:rsidP="006E2E60">
            <w:pPr>
              <w:rPr>
                <w:rFonts w:cstheme="minorHAnsi"/>
                <w:szCs w:val="22"/>
              </w:rPr>
            </w:pPr>
            <w:r w:rsidRPr="006E2E60">
              <w:rPr>
                <w:rFonts w:cstheme="minorHAnsi"/>
                <w:szCs w:val="22"/>
              </w:rPr>
              <w:t xml:space="preserve">High </w:t>
            </w:r>
          </w:p>
        </w:tc>
        <w:tc>
          <w:tcPr>
            <w:tcW w:w="1560" w:type="dxa"/>
          </w:tcPr>
          <w:p w14:paraId="16F749D6" w14:textId="77777777" w:rsidR="003F61AD" w:rsidRPr="006E2E60" w:rsidRDefault="003F61AD" w:rsidP="006E2E60">
            <w:pPr>
              <w:rPr>
                <w:rFonts w:cstheme="minorHAnsi"/>
                <w:szCs w:val="22"/>
              </w:rPr>
            </w:pPr>
            <w:r w:rsidRPr="006E2E60">
              <w:rPr>
                <w:rFonts w:cstheme="minorHAnsi"/>
                <w:szCs w:val="22"/>
              </w:rPr>
              <w:t xml:space="preserve"> 60-80 </w:t>
            </w:r>
          </w:p>
        </w:tc>
        <w:tc>
          <w:tcPr>
            <w:tcW w:w="6327" w:type="dxa"/>
          </w:tcPr>
          <w:p w14:paraId="27D84892" w14:textId="77777777" w:rsidR="003F61AD" w:rsidRPr="006E2E60" w:rsidRDefault="003F61AD" w:rsidP="006E2E60">
            <w:pPr>
              <w:rPr>
                <w:rFonts w:cstheme="minorHAnsi"/>
                <w:szCs w:val="22"/>
              </w:rPr>
            </w:pPr>
            <w:r w:rsidRPr="006E2E60">
              <w:rPr>
                <w:rFonts w:cstheme="minorHAnsi"/>
                <w:szCs w:val="22"/>
              </w:rPr>
              <w:t xml:space="preserve"> Schedule coaching within 7 days</w:t>
            </w:r>
          </w:p>
        </w:tc>
      </w:tr>
      <w:tr w:rsidR="003F61AD" w:rsidRPr="006E2E60" w14:paraId="08600AE9" w14:textId="77777777" w:rsidTr="00E70117">
        <w:tc>
          <w:tcPr>
            <w:tcW w:w="1129" w:type="dxa"/>
          </w:tcPr>
          <w:p w14:paraId="4B2D113F" w14:textId="77777777" w:rsidR="003F61AD" w:rsidRPr="006E2E60" w:rsidRDefault="003F61AD" w:rsidP="006E2E60">
            <w:pPr>
              <w:rPr>
                <w:rFonts w:cstheme="minorHAnsi"/>
                <w:szCs w:val="22"/>
              </w:rPr>
            </w:pPr>
            <w:r w:rsidRPr="006E2E60">
              <w:rPr>
                <w:rFonts w:cstheme="minorHAnsi"/>
                <w:szCs w:val="22"/>
              </w:rPr>
              <w:t xml:space="preserve">Medium </w:t>
            </w:r>
          </w:p>
        </w:tc>
        <w:tc>
          <w:tcPr>
            <w:tcW w:w="1560" w:type="dxa"/>
          </w:tcPr>
          <w:p w14:paraId="1AFB8A3C" w14:textId="77777777" w:rsidR="003F61AD" w:rsidRPr="006E2E60" w:rsidRDefault="003F61AD" w:rsidP="006E2E60">
            <w:pPr>
              <w:rPr>
                <w:rFonts w:cstheme="minorHAnsi"/>
                <w:szCs w:val="22"/>
              </w:rPr>
            </w:pPr>
            <w:r w:rsidRPr="006E2E60">
              <w:rPr>
                <w:rFonts w:cstheme="minorHAnsi"/>
                <w:szCs w:val="22"/>
              </w:rPr>
              <w:t xml:space="preserve"> 40-60 </w:t>
            </w:r>
          </w:p>
        </w:tc>
        <w:tc>
          <w:tcPr>
            <w:tcW w:w="6327" w:type="dxa"/>
          </w:tcPr>
          <w:p w14:paraId="3EF2EC4D" w14:textId="77777777" w:rsidR="003F61AD" w:rsidRPr="006E2E60" w:rsidRDefault="003F61AD" w:rsidP="006E2E60">
            <w:pPr>
              <w:rPr>
                <w:rFonts w:cstheme="minorHAnsi"/>
                <w:szCs w:val="22"/>
              </w:rPr>
            </w:pPr>
            <w:r w:rsidRPr="006E2E60">
              <w:rPr>
                <w:rFonts w:cstheme="minorHAnsi"/>
                <w:szCs w:val="22"/>
              </w:rPr>
              <w:t xml:space="preserve"> Monitor closely, add to watchlist</w:t>
            </w:r>
          </w:p>
        </w:tc>
      </w:tr>
      <w:tr w:rsidR="003F61AD" w:rsidRPr="006E2E60" w14:paraId="4C503FA3" w14:textId="77777777" w:rsidTr="00E70117">
        <w:tc>
          <w:tcPr>
            <w:tcW w:w="1129" w:type="dxa"/>
          </w:tcPr>
          <w:p w14:paraId="678F4450" w14:textId="77777777" w:rsidR="003F61AD" w:rsidRPr="006E2E60" w:rsidRDefault="003F61AD" w:rsidP="006E2E60">
            <w:pPr>
              <w:rPr>
                <w:rFonts w:cstheme="minorHAnsi"/>
                <w:szCs w:val="22"/>
              </w:rPr>
            </w:pPr>
            <w:r w:rsidRPr="006E2E60">
              <w:rPr>
                <w:rFonts w:cstheme="minorHAnsi"/>
                <w:szCs w:val="22"/>
              </w:rPr>
              <w:t xml:space="preserve">Low </w:t>
            </w:r>
          </w:p>
        </w:tc>
        <w:tc>
          <w:tcPr>
            <w:tcW w:w="1560" w:type="dxa"/>
          </w:tcPr>
          <w:p w14:paraId="7E3CAFB0" w14:textId="77777777" w:rsidR="003F61AD" w:rsidRPr="006E2E60" w:rsidRDefault="003F61AD" w:rsidP="006E2E60">
            <w:pPr>
              <w:rPr>
                <w:rFonts w:cstheme="minorHAnsi"/>
                <w:szCs w:val="22"/>
              </w:rPr>
            </w:pPr>
            <w:r w:rsidRPr="006E2E60">
              <w:rPr>
                <w:rFonts w:cstheme="minorHAnsi"/>
                <w:szCs w:val="22"/>
              </w:rPr>
              <w:t xml:space="preserve"> 0-40 </w:t>
            </w:r>
          </w:p>
        </w:tc>
        <w:tc>
          <w:tcPr>
            <w:tcW w:w="6327" w:type="dxa"/>
          </w:tcPr>
          <w:p w14:paraId="792CF216" w14:textId="77777777" w:rsidR="003F61AD" w:rsidRPr="006E2E60" w:rsidRDefault="003F61AD" w:rsidP="006E2E60">
            <w:pPr>
              <w:rPr>
                <w:rFonts w:cstheme="minorHAnsi"/>
                <w:szCs w:val="22"/>
              </w:rPr>
            </w:pPr>
            <w:r w:rsidRPr="006E2E60">
              <w:rPr>
                <w:rFonts w:cstheme="minorHAnsi"/>
                <w:szCs w:val="22"/>
              </w:rPr>
              <w:t xml:space="preserve"> Continue current practices</w:t>
            </w:r>
          </w:p>
        </w:tc>
      </w:tr>
    </w:tbl>
    <w:p w14:paraId="40CB0186" w14:textId="77777777" w:rsidR="00205FDD" w:rsidRPr="006E2E60" w:rsidRDefault="00205FDD" w:rsidP="006E2E60">
      <w:pPr>
        <w:spacing w:after="0" w:line="240" w:lineRule="auto"/>
        <w:rPr>
          <w:rFonts w:cstheme="minorHAnsi"/>
          <w:szCs w:val="22"/>
        </w:rPr>
      </w:pPr>
    </w:p>
    <w:p w14:paraId="20BADDDE" w14:textId="33C66243" w:rsidR="006E2E60" w:rsidRPr="00253F1B" w:rsidRDefault="00205FDD" w:rsidP="006E2E60">
      <w:pPr>
        <w:pStyle w:val="Heading2"/>
        <w:numPr>
          <w:ilvl w:val="1"/>
          <w:numId w:val="1"/>
        </w:numPr>
        <w:spacing w:before="0" w:after="0" w:line="240" w:lineRule="auto"/>
        <w:ind w:left="0"/>
        <w:rPr>
          <w:rFonts w:asciiTheme="minorHAnsi" w:hAnsiTheme="minorHAnsi" w:cstheme="minorHAnsi"/>
          <w:b/>
          <w:bCs/>
          <w:sz w:val="22"/>
          <w:szCs w:val="22"/>
          <w:rPrChange w:id="141"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142" w:author="Deepa Belani     /RLGPBG-DOM/IBANK/MUM" w:date="2026-06-24T12:29:00Z" w16du:dateUtc="2026-06-24T06:59:00Z">
            <w:rPr>
              <w:rFonts w:asciiTheme="minorHAnsi" w:hAnsiTheme="minorHAnsi" w:cstheme="minorHAnsi"/>
              <w:sz w:val="22"/>
              <w:szCs w:val="22"/>
            </w:rPr>
          </w:rPrChange>
        </w:rPr>
        <w:t>ROI Calculation</w:t>
      </w:r>
    </w:p>
    <w:p w14:paraId="1852FCCC" w14:textId="758C4187" w:rsidR="00205FDD" w:rsidRPr="006E2E60" w:rsidRDefault="00205FDD" w:rsidP="006E2E60">
      <w:pPr>
        <w:spacing w:after="0" w:line="240" w:lineRule="auto"/>
        <w:rPr>
          <w:rFonts w:cstheme="minorHAnsi"/>
          <w:szCs w:val="22"/>
        </w:rPr>
      </w:pPr>
      <w:r w:rsidRPr="006E2E60">
        <w:rPr>
          <w:rFonts w:cstheme="minorHAnsi"/>
          <w:szCs w:val="22"/>
        </w:rPr>
        <w:t xml:space="preserve">Expected Benefits </w:t>
      </w:r>
      <w:proofErr w:type="gramStart"/>
      <w:r w:rsidRPr="006E2E60">
        <w:rPr>
          <w:rFonts w:cstheme="minorHAnsi"/>
          <w:szCs w:val="22"/>
        </w:rPr>
        <w:t>=(</w:t>
      </w:r>
      <w:proofErr w:type="gramEnd"/>
      <w:r w:rsidRPr="006E2E60">
        <w:rPr>
          <w:rFonts w:cstheme="minorHAnsi"/>
          <w:szCs w:val="22"/>
        </w:rPr>
        <w:t xml:space="preserve">Incidents prevented × </w:t>
      </w:r>
      <w:proofErr w:type="spellStart"/>
      <w:r w:rsidRPr="006E2E60">
        <w:rPr>
          <w:rFonts w:cstheme="minorHAnsi"/>
          <w:szCs w:val="22"/>
        </w:rPr>
        <w:t>Avg</w:t>
      </w:r>
      <w:proofErr w:type="spellEnd"/>
      <w:r w:rsidRPr="006E2E60">
        <w:rPr>
          <w:rFonts w:cstheme="minorHAnsi"/>
          <w:szCs w:val="22"/>
        </w:rPr>
        <w:t xml:space="preserve"> claim cost) + (Reduced insurance premiums) + (Lower operational downtime) - (Intervention program costs)</w:t>
      </w:r>
    </w:p>
    <w:p w14:paraId="463F0552" w14:textId="51C8C699" w:rsidR="00205FDD" w:rsidRPr="006E2E60" w:rsidRDefault="00205FDD" w:rsidP="006E2E60">
      <w:pPr>
        <w:spacing w:after="0" w:line="240" w:lineRule="auto"/>
        <w:rPr>
          <w:rFonts w:cstheme="minorHAnsi"/>
          <w:szCs w:val="22"/>
        </w:rPr>
      </w:pPr>
      <w:r w:rsidRPr="006E2E60">
        <w:rPr>
          <w:rFonts w:cstheme="minorHAnsi"/>
          <w:szCs w:val="22"/>
        </w:rPr>
        <w:t>Sample ROI (Conservative Estimate):</w:t>
      </w:r>
    </w:p>
    <w:tbl>
      <w:tblPr>
        <w:tblStyle w:val="TableGrid"/>
        <w:tblW w:w="0" w:type="auto"/>
        <w:tblLook w:val="04A0" w:firstRow="1" w:lastRow="0" w:firstColumn="1" w:lastColumn="0" w:noHBand="0" w:noVBand="1"/>
      </w:tblPr>
      <w:tblGrid>
        <w:gridCol w:w="4508"/>
        <w:gridCol w:w="4508"/>
      </w:tblGrid>
      <w:tr w:rsidR="003F61AD" w:rsidRPr="00186E25" w14:paraId="118CAB52" w14:textId="77777777">
        <w:tc>
          <w:tcPr>
            <w:tcW w:w="4508" w:type="dxa"/>
          </w:tcPr>
          <w:p w14:paraId="03ACC45D" w14:textId="428BA8BF" w:rsidR="003F61AD" w:rsidRPr="00186E25" w:rsidRDefault="003F61AD">
            <w:pPr>
              <w:jc w:val="center"/>
              <w:rPr>
                <w:rFonts w:cstheme="minorHAnsi"/>
                <w:b/>
                <w:bCs/>
                <w:szCs w:val="22"/>
                <w:rPrChange w:id="143" w:author="Deepa Belani     /RLGPBG-DOM/IBANK/MUM" w:date="2026-06-24T12:13:00Z" w16du:dateUtc="2026-06-24T06:43:00Z">
                  <w:rPr>
                    <w:rFonts w:cstheme="minorHAnsi"/>
                    <w:szCs w:val="22"/>
                  </w:rPr>
                </w:rPrChange>
              </w:rPr>
              <w:pPrChange w:id="144" w:author="Deepa Belani     /RLGPBG-DOM/IBANK/MUM" w:date="2026-06-24T12:13:00Z" w16du:dateUtc="2026-06-24T06:43:00Z">
                <w:pPr/>
              </w:pPrChange>
            </w:pPr>
            <w:r w:rsidRPr="00186E25">
              <w:rPr>
                <w:rFonts w:cstheme="minorHAnsi"/>
                <w:b/>
                <w:bCs/>
                <w:szCs w:val="22"/>
                <w:rPrChange w:id="145" w:author="Deepa Belani     /RLGPBG-DOM/IBANK/MUM" w:date="2026-06-24T12:13:00Z" w16du:dateUtc="2026-06-24T06:43:00Z">
                  <w:rPr>
                    <w:rFonts w:cstheme="minorHAnsi"/>
                    <w:szCs w:val="22"/>
                  </w:rPr>
                </w:rPrChange>
              </w:rPr>
              <w:t>Component</w:t>
            </w:r>
          </w:p>
        </w:tc>
        <w:tc>
          <w:tcPr>
            <w:tcW w:w="4508" w:type="dxa"/>
          </w:tcPr>
          <w:p w14:paraId="15F5CB80" w14:textId="02D580A1" w:rsidR="003F61AD" w:rsidRPr="00186E25" w:rsidRDefault="003F61AD">
            <w:pPr>
              <w:jc w:val="center"/>
              <w:rPr>
                <w:rFonts w:cstheme="minorHAnsi"/>
                <w:b/>
                <w:bCs/>
                <w:szCs w:val="22"/>
                <w:rPrChange w:id="146" w:author="Deepa Belani     /RLGPBG-DOM/IBANK/MUM" w:date="2026-06-24T12:13:00Z" w16du:dateUtc="2026-06-24T06:43:00Z">
                  <w:rPr>
                    <w:rFonts w:cstheme="minorHAnsi"/>
                    <w:szCs w:val="22"/>
                  </w:rPr>
                </w:rPrChange>
              </w:rPr>
              <w:pPrChange w:id="147" w:author="Deepa Belani     /RLGPBG-DOM/IBANK/MUM" w:date="2026-06-24T12:13:00Z" w16du:dateUtc="2026-06-24T06:43:00Z">
                <w:pPr/>
              </w:pPrChange>
            </w:pPr>
            <w:r w:rsidRPr="00186E25">
              <w:rPr>
                <w:rFonts w:cstheme="minorHAnsi"/>
                <w:b/>
                <w:bCs/>
                <w:szCs w:val="22"/>
                <w:rPrChange w:id="148" w:author="Deepa Belani     /RLGPBG-DOM/IBANK/MUM" w:date="2026-06-24T12:13:00Z" w16du:dateUtc="2026-06-24T06:43:00Z">
                  <w:rPr>
                    <w:rFonts w:cstheme="minorHAnsi"/>
                    <w:szCs w:val="22"/>
                  </w:rPr>
                </w:rPrChange>
              </w:rPr>
              <w:t>Amount</w:t>
            </w:r>
          </w:p>
        </w:tc>
      </w:tr>
      <w:tr w:rsidR="003F61AD" w:rsidRPr="006E2E60" w14:paraId="38E0EC77" w14:textId="77777777">
        <w:tc>
          <w:tcPr>
            <w:tcW w:w="4508" w:type="dxa"/>
          </w:tcPr>
          <w:p w14:paraId="5C9516A5" w14:textId="77777777" w:rsidR="003F61AD" w:rsidRPr="006E2E60" w:rsidRDefault="003F61AD" w:rsidP="006E2E60">
            <w:pPr>
              <w:rPr>
                <w:rFonts w:cstheme="minorHAnsi"/>
                <w:szCs w:val="22"/>
              </w:rPr>
            </w:pPr>
            <w:r w:rsidRPr="006E2E60">
              <w:rPr>
                <w:rFonts w:cstheme="minorHAnsi"/>
                <w:szCs w:val="22"/>
              </w:rPr>
              <w:t xml:space="preserve">Current Annual Incident Cost </w:t>
            </w:r>
          </w:p>
        </w:tc>
        <w:tc>
          <w:tcPr>
            <w:tcW w:w="4508" w:type="dxa"/>
          </w:tcPr>
          <w:p w14:paraId="5E929813" w14:textId="77777777" w:rsidR="003F61AD" w:rsidRPr="006E2E60" w:rsidRDefault="003F61AD" w:rsidP="006E2E60">
            <w:pPr>
              <w:rPr>
                <w:rFonts w:cstheme="minorHAnsi"/>
                <w:szCs w:val="22"/>
              </w:rPr>
            </w:pPr>
            <w:r w:rsidRPr="006E2E60">
              <w:rPr>
                <w:rFonts w:cstheme="minorHAnsi"/>
                <w:szCs w:val="22"/>
              </w:rPr>
              <w:t xml:space="preserve"> $7,500,000</w:t>
            </w:r>
          </w:p>
        </w:tc>
      </w:tr>
      <w:tr w:rsidR="003F61AD" w:rsidRPr="006E2E60" w14:paraId="586B75F9" w14:textId="77777777">
        <w:tc>
          <w:tcPr>
            <w:tcW w:w="4508" w:type="dxa"/>
          </w:tcPr>
          <w:p w14:paraId="27DC69B9" w14:textId="77777777" w:rsidR="003F61AD" w:rsidRPr="006E2E60" w:rsidRDefault="003F61AD" w:rsidP="006E2E60">
            <w:pPr>
              <w:rPr>
                <w:rFonts w:cstheme="minorHAnsi"/>
                <w:szCs w:val="22"/>
              </w:rPr>
            </w:pPr>
            <w:r w:rsidRPr="006E2E60">
              <w:rPr>
                <w:rFonts w:cstheme="minorHAnsi"/>
                <w:szCs w:val="22"/>
              </w:rPr>
              <w:t xml:space="preserve">Projected Savings (20%) </w:t>
            </w:r>
          </w:p>
        </w:tc>
        <w:tc>
          <w:tcPr>
            <w:tcW w:w="4508" w:type="dxa"/>
          </w:tcPr>
          <w:p w14:paraId="4DD0A58A" w14:textId="77777777" w:rsidR="003F61AD" w:rsidRPr="006E2E60" w:rsidRDefault="003F61AD" w:rsidP="006E2E60">
            <w:pPr>
              <w:rPr>
                <w:rFonts w:cstheme="minorHAnsi"/>
                <w:szCs w:val="22"/>
              </w:rPr>
            </w:pPr>
            <w:r w:rsidRPr="006E2E60">
              <w:rPr>
                <w:rFonts w:cstheme="minorHAnsi"/>
                <w:szCs w:val="22"/>
              </w:rPr>
              <w:t xml:space="preserve"> $1,500,000</w:t>
            </w:r>
          </w:p>
        </w:tc>
      </w:tr>
      <w:tr w:rsidR="003F61AD" w:rsidRPr="006E2E60" w14:paraId="6417985A" w14:textId="77777777">
        <w:tc>
          <w:tcPr>
            <w:tcW w:w="4508" w:type="dxa"/>
          </w:tcPr>
          <w:p w14:paraId="2D99BF4E" w14:textId="77777777" w:rsidR="003F61AD" w:rsidRPr="006E2E60" w:rsidRDefault="003F61AD" w:rsidP="006E2E60">
            <w:pPr>
              <w:rPr>
                <w:rFonts w:cstheme="minorHAnsi"/>
                <w:szCs w:val="22"/>
              </w:rPr>
            </w:pPr>
            <w:r w:rsidRPr="006E2E60">
              <w:rPr>
                <w:rFonts w:cstheme="minorHAnsi"/>
                <w:szCs w:val="22"/>
              </w:rPr>
              <w:t xml:space="preserve">Intervention Program Cost </w:t>
            </w:r>
          </w:p>
        </w:tc>
        <w:tc>
          <w:tcPr>
            <w:tcW w:w="4508" w:type="dxa"/>
          </w:tcPr>
          <w:p w14:paraId="7E4CD1BF" w14:textId="77777777" w:rsidR="003F61AD" w:rsidRPr="006E2E60" w:rsidRDefault="003F61AD" w:rsidP="006E2E60">
            <w:pPr>
              <w:rPr>
                <w:rFonts w:cstheme="minorHAnsi"/>
                <w:szCs w:val="22"/>
              </w:rPr>
            </w:pPr>
            <w:r w:rsidRPr="006E2E60">
              <w:rPr>
                <w:rFonts w:cstheme="minorHAnsi"/>
                <w:szCs w:val="22"/>
              </w:rPr>
              <w:t xml:space="preserve"> $200,000</w:t>
            </w:r>
          </w:p>
        </w:tc>
      </w:tr>
      <w:tr w:rsidR="003F61AD" w:rsidRPr="006E2E60" w14:paraId="2ABB2289" w14:textId="77777777">
        <w:tc>
          <w:tcPr>
            <w:tcW w:w="4508" w:type="dxa"/>
          </w:tcPr>
          <w:p w14:paraId="783C9A38" w14:textId="77777777" w:rsidR="003F61AD" w:rsidRPr="006E2E60" w:rsidRDefault="003F61AD" w:rsidP="006E2E60">
            <w:pPr>
              <w:rPr>
                <w:rFonts w:cstheme="minorHAnsi"/>
                <w:szCs w:val="22"/>
              </w:rPr>
            </w:pPr>
            <w:r w:rsidRPr="006E2E60">
              <w:rPr>
                <w:rFonts w:cstheme="minorHAnsi"/>
                <w:szCs w:val="22"/>
              </w:rPr>
              <w:t xml:space="preserve">Net Annual Savings </w:t>
            </w:r>
          </w:p>
        </w:tc>
        <w:tc>
          <w:tcPr>
            <w:tcW w:w="4508" w:type="dxa"/>
          </w:tcPr>
          <w:p w14:paraId="47F55B44" w14:textId="77777777" w:rsidR="003F61AD" w:rsidRPr="006E2E60" w:rsidRDefault="003F61AD" w:rsidP="006E2E60">
            <w:pPr>
              <w:rPr>
                <w:rFonts w:cstheme="minorHAnsi"/>
                <w:szCs w:val="22"/>
              </w:rPr>
            </w:pPr>
            <w:r w:rsidRPr="006E2E60">
              <w:rPr>
                <w:rFonts w:cstheme="minorHAnsi"/>
                <w:szCs w:val="22"/>
              </w:rPr>
              <w:t xml:space="preserve"> $1,300,000</w:t>
            </w:r>
          </w:p>
        </w:tc>
      </w:tr>
      <w:tr w:rsidR="003F61AD" w:rsidRPr="006E2E60" w14:paraId="751FEBA5" w14:textId="77777777">
        <w:tc>
          <w:tcPr>
            <w:tcW w:w="4508" w:type="dxa"/>
          </w:tcPr>
          <w:p w14:paraId="6828ABA6" w14:textId="77777777" w:rsidR="003F61AD" w:rsidRPr="006E2E60" w:rsidRDefault="003F61AD" w:rsidP="006E2E60">
            <w:pPr>
              <w:rPr>
                <w:rFonts w:cstheme="minorHAnsi"/>
                <w:szCs w:val="22"/>
              </w:rPr>
            </w:pPr>
            <w:r w:rsidRPr="006E2E60">
              <w:rPr>
                <w:rFonts w:cstheme="minorHAnsi"/>
                <w:szCs w:val="22"/>
              </w:rPr>
              <w:t xml:space="preserve">ROI </w:t>
            </w:r>
          </w:p>
        </w:tc>
        <w:tc>
          <w:tcPr>
            <w:tcW w:w="4508" w:type="dxa"/>
          </w:tcPr>
          <w:p w14:paraId="7B4DDCE3" w14:textId="77777777" w:rsidR="003F61AD" w:rsidRPr="006E2E60" w:rsidRDefault="003F61AD" w:rsidP="006E2E60">
            <w:pPr>
              <w:rPr>
                <w:rFonts w:cstheme="minorHAnsi"/>
                <w:szCs w:val="22"/>
              </w:rPr>
            </w:pPr>
            <w:r w:rsidRPr="006E2E60">
              <w:rPr>
                <w:rFonts w:cstheme="minorHAnsi"/>
                <w:szCs w:val="22"/>
              </w:rPr>
              <w:t xml:space="preserve"> 650%</w:t>
            </w:r>
          </w:p>
        </w:tc>
      </w:tr>
    </w:tbl>
    <w:p w14:paraId="7CD72C0A" w14:textId="77777777" w:rsidR="00205FDD" w:rsidRPr="006E2E60" w:rsidRDefault="00205FDD" w:rsidP="006E2E60">
      <w:pPr>
        <w:spacing w:after="0" w:line="240" w:lineRule="auto"/>
        <w:rPr>
          <w:rFonts w:cstheme="minorHAnsi"/>
          <w:szCs w:val="22"/>
        </w:rPr>
      </w:pPr>
    </w:p>
    <w:p w14:paraId="5AD69EE1" w14:textId="186515C5" w:rsidR="006E2E60" w:rsidRPr="00253F1B" w:rsidRDefault="00205FDD" w:rsidP="006E2E60">
      <w:pPr>
        <w:pStyle w:val="Heading2"/>
        <w:numPr>
          <w:ilvl w:val="1"/>
          <w:numId w:val="1"/>
        </w:numPr>
        <w:spacing w:before="0" w:after="0" w:line="240" w:lineRule="auto"/>
        <w:ind w:left="0"/>
        <w:rPr>
          <w:rFonts w:asciiTheme="minorHAnsi" w:hAnsiTheme="minorHAnsi" w:cstheme="minorHAnsi"/>
          <w:b/>
          <w:bCs/>
          <w:sz w:val="22"/>
          <w:szCs w:val="22"/>
          <w:rPrChange w:id="149"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150" w:author="Deepa Belani     /RLGPBG-DOM/IBANK/MUM" w:date="2026-06-24T12:29:00Z" w16du:dateUtc="2026-06-24T06:59:00Z">
            <w:rPr>
              <w:rFonts w:asciiTheme="minorHAnsi" w:hAnsiTheme="minorHAnsi" w:cstheme="minorHAnsi"/>
              <w:sz w:val="22"/>
              <w:szCs w:val="22"/>
            </w:rPr>
          </w:rPrChange>
        </w:rPr>
        <w:t>Success Metrics (30/60/90 Days)</w:t>
      </w:r>
    </w:p>
    <w:tbl>
      <w:tblPr>
        <w:tblStyle w:val="TableGrid"/>
        <w:tblW w:w="0" w:type="auto"/>
        <w:tblLook w:val="04A0" w:firstRow="1" w:lastRow="0" w:firstColumn="1" w:lastColumn="0" w:noHBand="0" w:noVBand="1"/>
      </w:tblPr>
      <w:tblGrid>
        <w:gridCol w:w="1413"/>
        <w:gridCol w:w="4597"/>
        <w:gridCol w:w="3006"/>
      </w:tblGrid>
      <w:tr w:rsidR="003F61AD" w:rsidRPr="00186E25" w14:paraId="74181A36" w14:textId="77777777" w:rsidTr="00E70117">
        <w:tc>
          <w:tcPr>
            <w:tcW w:w="1413" w:type="dxa"/>
          </w:tcPr>
          <w:p w14:paraId="5DFB1577" w14:textId="4A70E59B" w:rsidR="003F61AD" w:rsidRPr="00186E25" w:rsidRDefault="003F61AD">
            <w:pPr>
              <w:jc w:val="center"/>
              <w:rPr>
                <w:rFonts w:cstheme="minorHAnsi"/>
                <w:b/>
                <w:bCs/>
                <w:szCs w:val="22"/>
                <w:rPrChange w:id="151" w:author="Deepa Belani     /RLGPBG-DOM/IBANK/MUM" w:date="2026-06-24T12:13:00Z" w16du:dateUtc="2026-06-24T06:43:00Z">
                  <w:rPr>
                    <w:rFonts w:cstheme="minorHAnsi"/>
                    <w:szCs w:val="22"/>
                  </w:rPr>
                </w:rPrChange>
              </w:rPr>
              <w:pPrChange w:id="152" w:author="Deepa Belani     /RLGPBG-DOM/IBANK/MUM" w:date="2026-06-24T12:13:00Z" w16du:dateUtc="2026-06-24T06:43:00Z">
                <w:pPr/>
              </w:pPrChange>
            </w:pPr>
            <w:r w:rsidRPr="00186E25">
              <w:rPr>
                <w:rFonts w:cstheme="minorHAnsi"/>
                <w:b/>
                <w:bCs/>
                <w:szCs w:val="22"/>
                <w:rPrChange w:id="153" w:author="Deepa Belani     /RLGPBG-DOM/IBANK/MUM" w:date="2026-06-24T12:13:00Z" w16du:dateUtc="2026-06-24T06:43:00Z">
                  <w:rPr>
                    <w:rFonts w:cstheme="minorHAnsi"/>
                    <w:szCs w:val="22"/>
                  </w:rPr>
                </w:rPrChange>
              </w:rPr>
              <w:t>Timeframe</w:t>
            </w:r>
          </w:p>
        </w:tc>
        <w:tc>
          <w:tcPr>
            <w:tcW w:w="4597" w:type="dxa"/>
          </w:tcPr>
          <w:p w14:paraId="047358D7" w14:textId="7ADA3D74" w:rsidR="003F61AD" w:rsidRPr="00186E25" w:rsidRDefault="003F61AD">
            <w:pPr>
              <w:jc w:val="center"/>
              <w:rPr>
                <w:rFonts w:cstheme="minorHAnsi"/>
                <w:b/>
                <w:bCs/>
                <w:szCs w:val="22"/>
                <w:rPrChange w:id="154" w:author="Deepa Belani     /RLGPBG-DOM/IBANK/MUM" w:date="2026-06-24T12:13:00Z" w16du:dateUtc="2026-06-24T06:43:00Z">
                  <w:rPr>
                    <w:rFonts w:cstheme="minorHAnsi"/>
                    <w:szCs w:val="22"/>
                  </w:rPr>
                </w:rPrChange>
              </w:rPr>
              <w:pPrChange w:id="155" w:author="Deepa Belani     /RLGPBG-DOM/IBANK/MUM" w:date="2026-06-24T12:13:00Z" w16du:dateUtc="2026-06-24T06:43:00Z">
                <w:pPr/>
              </w:pPrChange>
            </w:pPr>
            <w:r w:rsidRPr="00186E25">
              <w:rPr>
                <w:rFonts w:cstheme="minorHAnsi"/>
                <w:b/>
                <w:bCs/>
                <w:szCs w:val="22"/>
                <w:rPrChange w:id="156" w:author="Deepa Belani     /RLGPBG-DOM/IBANK/MUM" w:date="2026-06-24T12:13:00Z" w16du:dateUtc="2026-06-24T06:43:00Z">
                  <w:rPr>
                    <w:rFonts w:cstheme="minorHAnsi"/>
                    <w:szCs w:val="22"/>
                  </w:rPr>
                </w:rPrChange>
              </w:rPr>
              <w:t>Metric</w:t>
            </w:r>
          </w:p>
        </w:tc>
        <w:tc>
          <w:tcPr>
            <w:tcW w:w="3006" w:type="dxa"/>
          </w:tcPr>
          <w:p w14:paraId="5823E514" w14:textId="21748640" w:rsidR="003F61AD" w:rsidRPr="00186E25" w:rsidRDefault="003F61AD">
            <w:pPr>
              <w:jc w:val="center"/>
              <w:rPr>
                <w:rFonts w:cstheme="minorHAnsi"/>
                <w:b/>
                <w:bCs/>
                <w:szCs w:val="22"/>
                <w:rPrChange w:id="157" w:author="Deepa Belani     /RLGPBG-DOM/IBANK/MUM" w:date="2026-06-24T12:13:00Z" w16du:dateUtc="2026-06-24T06:43:00Z">
                  <w:rPr>
                    <w:rFonts w:cstheme="minorHAnsi"/>
                    <w:szCs w:val="22"/>
                  </w:rPr>
                </w:rPrChange>
              </w:rPr>
              <w:pPrChange w:id="158" w:author="Deepa Belani     /RLGPBG-DOM/IBANK/MUM" w:date="2026-06-24T12:13:00Z" w16du:dateUtc="2026-06-24T06:43:00Z">
                <w:pPr/>
              </w:pPrChange>
            </w:pPr>
            <w:r w:rsidRPr="00186E25">
              <w:rPr>
                <w:rFonts w:cstheme="minorHAnsi"/>
                <w:b/>
                <w:bCs/>
                <w:szCs w:val="22"/>
                <w:rPrChange w:id="159" w:author="Deepa Belani     /RLGPBG-DOM/IBANK/MUM" w:date="2026-06-24T12:13:00Z" w16du:dateUtc="2026-06-24T06:43:00Z">
                  <w:rPr>
                    <w:rFonts w:cstheme="minorHAnsi"/>
                    <w:szCs w:val="22"/>
                  </w:rPr>
                </w:rPrChange>
              </w:rPr>
              <w:t>Target</w:t>
            </w:r>
          </w:p>
        </w:tc>
      </w:tr>
      <w:tr w:rsidR="003F61AD" w:rsidRPr="006E2E60" w14:paraId="6C40B5F7" w14:textId="77777777" w:rsidTr="00E70117">
        <w:tc>
          <w:tcPr>
            <w:tcW w:w="1413" w:type="dxa"/>
          </w:tcPr>
          <w:p w14:paraId="5BB283AD" w14:textId="77777777" w:rsidR="003F61AD" w:rsidRPr="006E2E60" w:rsidRDefault="003F61AD" w:rsidP="006E2E60">
            <w:pPr>
              <w:rPr>
                <w:rFonts w:cstheme="minorHAnsi"/>
                <w:szCs w:val="22"/>
              </w:rPr>
            </w:pPr>
            <w:r w:rsidRPr="006E2E60">
              <w:rPr>
                <w:rFonts w:cstheme="minorHAnsi"/>
                <w:szCs w:val="22"/>
              </w:rPr>
              <w:t xml:space="preserve">30 Days </w:t>
            </w:r>
          </w:p>
        </w:tc>
        <w:tc>
          <w:tcPr>
            <w:tcW w:w="4597" w:type="dxa"/>
          </w:tcPr>
          <w:p w14:paraId="6A7259A3" w14:textId="77777777" w:rsidR="003F61AD" w:rsidRPr="006E2E60" w:rsidRDefault="003F61AD" w:rsidP="006E2E60">
            <w:pPr>
              <w:rPr>
                <w:rFonts w:cstheme="minorHAnsi"/>
                <w:szCs w:val="22"/>
              </w:rPr>
            </w:pPr>
            <w:r w:rsidRPr="006E2E60">
              <w:rPr>
                <w:rFonts w:cstheme="minorHAnsi"/>
                <w:szCs w:val="22"/>
              </w:rPr>
              <w:t xml:space="preserve"> Model deployed, risk dashboard live </w:t>
            </w:r>
          </w:p>
        </w:tc>
        <w:tc>
          <w:tcPr>
            <w:tcW w:w="3006" w:type="dxa"/>
          </w:tcPr>
          <w:p w14:paraId="3FE5C198" w14:textId="77777777" w:rsidR="003F61AD" w:rsidRPr="006E2E60" w:rsidRDefault="003F61AD" w:rsidP="006E2E60">
            <w:pPr>
              <w:rPr>
                <w:rFonts w:cstheme="minorHAnsi"/>
                <w:szCs w:val="22"/>
              </w:rPr>
            </w:pPr>
            <w:r w:rsidRPr="006E2E60">
              <w:rPr>
                <w:rFonts w:cstheme="minorHAnsi"/>
                <w:szCs w:val="22"/>
              </w:rPr>
              <w:t xml:space="preserve"> 100% </w:t>
            </w:r>
          </w:p>
        </w:tc>
      </w:tr>
      <w:tr w:rsidR="003F61AD" w:rsidRPr="006E2E60" w14:paraId="4FB979E0" w14:textId="77777777" w:rsidTr="00E70117">
        <w:tc>
          <w:tcPr>
            <w:tcW w:w="1413" w:type="dxa"/>
          </w:tcPr>
          <w:p w14:paraId="0991A518" w14:textId="77777777" w:rsidR="003F61AD" w:rsidRPr="006E2E60" w:rsidRDefault="003F61AD" w:rsidP="006E2E60">
            <w:pPr>
              <w:rPr>
                <w:rFonts w:cstheme="minorHAnsi"/>
                <w:szCs w:val="22"/>
              </w:rPr>
            </w:pPr>
            <w:r w:rsidRPr="006E2E60">
              <w:rPr>
                <w:rFonts w:cstheme="minorHAnsi"/>
                <w:szCs w:val="22"/>
              </w:rPr>
              <w:t xml:space="preserve">60 Days </w:t>
            </w:r>
          </w:p>
        </w:tc>
        <w:tc>
          <w:tcPr>
            <w:tcW w:w="4597" w:type="dxa"/>
          </w:tcPr>
          <w:p w14:paraId="33772D9C" w14:textId="77777777" w:rsidR="003F61AD" w:rsidRPr="006E2E60" w:rsidRDefault="003F61AD" w:rsidP="006E2E60">
            <w:pPr>
              <w:rPr>
                <w:rFonts w:cstheme="minorHAnsi"/>
                <w:szCs w:val="22"/>
              </w:rPr>
            </w:pPr>
            <w:r w:rsidRPr="006E2E60">
              <w:rPr>
                <w:rFonts w:cstheme="minorHAnsi"/>
                <w:szCs w:val="22"/>
              </w:rPr>
              <w:t xml:space="preserve"> Top 10% high-risk drivers coached </w:t>
            </w:r>
          </w:p>
        </w:tc>
        <w:tc>
          <w:tcPr>
            <w:tcW w:w="3006" w:type="dxa"/>
          </w:tcPr>
          <w:p w14:paraId="7E1D93BB" w14:textId="77777777" w:rsidR="003F61AD" w:rsidRPr="006E2E60" w:rsidRDefault="003F61AD" w:rsidP="006E2E60">
            <w:pPr>
              <w:rPr>
                <w:rFonts w:cstheme="minorHAnsi"/>
                <w:szCs w:val="22"/>
              </w:rPr>
            </w:pPr>
            <w:r w:rsidRPr="006E2E60">
              <w:rPr>
                <w:rFonts w:cstheme="minorHAnsi"/>
                <w:szCs w:val="22"/>
              </w:rPr>
              <w:t xml:space="preserve"> 80% completion </w:t>
            </w:r>
          </w:p>
        </w:tc>
      </w:tr>
      <w:tr w:rsidR="003F61AD" w:rsidRPr="006E2E60" w14:paraId="399AD234" w14:textId="77777777" w:rsidTr="00E70117">
        <w:tc>
          <w:tcPr>
            <w:tcW w:w="1413" w:type="dxa"/>
          </w:tcPr>
          <w:p w14:paraId="1985537B" w14:textId="77777777" w:rsidR="003F61AD" w:rsidRPr="006E2E60" w:rsidRDefault="003F61AD" w:rsidP="006E2E60">
            <w:pPr>
              <w:rPr>
                <w:rFonts w:cstheme="minorHAnsi"/>
                <w:szCs w:val="22"/>
              </w:rPr>
            </w:pPr>
            <w:r w:rsidRPr="006E2E60">
              <w:rPr>
                <w:rFonts w:cstheme="minorHAnsi"/>
                <w:szCs w:val="22"/>
              </w:rPr>
              <w:t xml:space="preserve">90 Days </w:t>
            </w:r>
          </w:p>
        </w:tc>
        <w:tc>
          <w:tcPr>
            <w:tcW w:w="4597" w:type="dxa"/>
          </w:tcPr>
          <w:p w14:paraId="2AE045A4" w14:textId="77777777" w:rsidR="003F61AD" w:rsidRPr="006E2E60" w:rsidRDefault="003F61AD" w:rsidP="006E2E60">
            <w:pPr>
              <w:rPr>
                <w:rFonts w:cstheme="minorHAnsi"/>
                <w:szCs w:val="22"/>
              </w:rPr>
            </w:pPr>
            <w:r w:rsidRPr="006E2E60">
              <w:rPr>
                <w:rFonts w:cstheme="minorHAnsi"/>
                <w:szCs w:val="22"/>
              </w:rPr>
              <w:t xml:space="preserve"> Incident rate reduction </w:t>
            </w:r>
          </w:p>
        </w:tc>
        <w:tc>
          <w:tcPr>
            <w:tcW w:w="3006" w:type="dxa"/>
          </w:tcPr>
          <w:p w14:paraId="78DC61A4" w14:textId="77777777" w:rsidR="003F61AD" w:rsidRPr="006E2E60" w:rsidRDefault="003F61AD" w:rsidP="006E2E60">
            <w:pPr>
              <w:rPr>
                <w:rFonts w:cstheme="minorHAnsi"/>
                <w:szCs w:val="22"/>
              </w:rPr>
            </w:pPr>
            <w:r w:rsidRPr="006E2E60">
              <w:rPr>
                <w:rFonts w:cstheme="minorHAnsi"/>
                <w:szCs w:val="22"/>
              </w:rPr>
              <w:t xml:space="preserve"> 10-15% </w:t>
            </w:r>
          </w:p>
        </w:tc>
      </w:tr>
    </w:tbl>
    <w:p w14:paraId="005D4774" w14:textId="77777777" w:rsidR="003F61AD" w:rsidRPr="006E2E60" w:rsidRDefault="003F61AD" w:rsidP="006E2E60">
      <w:pPr>
        <w:spacing w:after="0" w:line="240" w:lineRule="auto"/>
        <w:rPr>
          <w:rFonts w:cstheme="minorHAnsi"/>
          <w:szCs w:val="22"/>
        </w:rPr>
      </w:pPr>
    </w:p>
    <w:p w14:paraId="0CF7EC37" w14:textId="66FDDCDC" w:rsidR="006E2E60" w:rsidRPr="00253F1B" w:rsidRDefault="00205FDD" w:rsidP="006E2E60">
      <w:pPr>
        <w:pStyle w:val="Heading2"/>
        <w:numPr>
          <w:ilvl w:val="1"/>
          <w:numId w:val="1"/>
        </w:numPr>
        <w:spacing w:before="0" w:after="0" w:line="240" w:lineRule="auto"/>
        <w:ind w:left="0"/>
        <w:rPr>
          <w:rFonts w:asciiTheme="minorHAnsi" w:hAnsiTheme="minorHAnsi" w:cstheme="minorHAnsi"/>
          <w:b/>
          <w:bCs/>
          <w:sz w:val="22"/>
          <w:szCs w:val="22"/>
          <w:rPrChange w:id="160"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161" w:author="Deepa Belani     /RLGPBG-DOM/IBANK/MUM" w:date="2026-06-24T12:29:00Z" w16du:dateUtc="2026-06-24T06:59:00Z">
            <w:rPr>
              <w:rFonts w:asciiTheme="minorHAnsi" w:hAnsiTheme="minorHAnsi" w:cstheme="minorHAnsi"/>
              <w:sz w:val="22"/>
              <w:szCs w:val="22"/>
            </w:rPr>
          </w:rPrChange>
        </w:rPr>
        <w:t>EDA Deliverables</w:t>
      </w:r>
    </w:p>
    <w:p w14:paraId="6CD06B8B" w14:textId="77777777" w:rsidR="00205FDD" w:rsidRPr="006E2E60" w:rsidRDefault="00205FDD" w:rsidP="006E2E60">
      <w:pPr>
        <w:spacing w:after="0" w:line="240" w:lineRule="auto"/>
        <w:rPr>
          <w:rFonts w:cstheme="minorHAnsi"/>
          <w:szCs w:val="22"/>
        </w:rPr>
      </w:pPr>
      <w:r w:rsidRPr="006E2E60">
        <w:rPr>
          <w:rFonts w:cstheme="minorHAnsi"/>
          <w:szCs w:val="22"/>
        </w:rPr>
        <w:t>1. Incident Heat Map by region/time</w:t>
      </w:r>
    </w:p>
    <w:p w14:paraId="12BAA05F" w14:textId="77777777" w:rsidR="00205FDD" w:rsidRPr="006E2E60" w:rsidRDefault="00205FDD" w:rsidP="006E2E60">
      <w:pPr>
        <w:spacing w:after="0" w:line="240" w:lineRule="auto"/>
        <w:rPr>
          <w:rFonts w:cstheme="minorHAnsi"/>
          <w:szCs w:val="22"/>
        </w:rPr>
      </w:pPr>
      <w:r w:rsidRPr="006E2E60">
        <w:rPr>
          <w:rFonts w:cstheme="minorHAnsi"/>
          <w:szCs w:val="22"/>
        </w:rPr>
        <w:t>2. Risk Factor Bar Chart (top 10 predictors)</w:t>
      </w:r>
    </w:p>
    <w:p w14:paraId="1CA70D25" w14:textId="596081F6" w:rsidR="00205FDD" w:rsidRPr="006E2E60" w:rsidRDefault="00205FDD" w:rsidP="006E2E60">
      <w:pPr>
        <w:spacing w:after="0" w:line="240" w:lineRule="auto"/>
        <w:rPr>
          <w:rFonts w:cstheme="minorHAnsi"/>
          <w:szCs w:val="22"/>
        </w:rPr>
      </w:pPr>
      <w:r w:rsidRPr="006E2E60">
        <w:rPr>
          <w:rFonts w:cstheme="minorHAnsi"/>
          <w:szCs w:val="22"/>
        </w:rPr>
        <w:t xml:space="preserve">3. Driver </w:t>
      </w:r>
      <w:r w:rsidR="003F61AD" w:rsidRPr="006E2E60">
        <w:rPr>
          <w:rFonts w:cstheme="minorHAnsi"/>
          <w:szCs w:val="22"/>
        </w:rPr>
        <w:t>behaviour</w:t>
      </w:r>
      <w:r w:rsidRPr="006E2E60">
        <w:rPr>
          <w:rFonts w:cstheme="minorHAnsi"/>
          <w:szCs w:val="22"/>
        </w:rPr>
        <w:t xml:space="preserve"> Distribution (safe vs incident)</w:t>
      </w:r>
    </w:p>
    <w:p w14:paraId="4FAFF37F" w14:textId="77777777" w:rsidR="00205FDD" w:rsidRPr="006E2E60" w:rsidRDefault="00205FDD" w:rsidP="006E2E60">
      <w:pPr>
        <w:spacing w:after="0" w:line="240" w:lineRule="auto"/>
        <w:rPr>
          <w:rFonts w:cstheme="minorHAnsi"/>
          <w:szCs w:val="22"/>
        </w:rPr>
      </w:pPr>
      <w:r w:rsidRPr="006E2E60">
        <w:rPr>
          <w:rFonts w:cstheme="minorHAnsi"/>
          <w:szCs w:val="22"/>
        </w:rPr>
        <w:t>4. Claim Amount Distribution (severity analysis)</w:t>
      </w:r>
    </w:p>
    <w:p w14:paraId="76214BD5" w14:textId="6666A5E3" w:rsidR="00205FDD" w:rsidRPr="006E2E60" w:rsidRDefault="00205FDD" w:rsidP="006E2E60">
      <w:pPr>
        <w:spacing w:after="0" w:line="240" w:lineRule="auto"/>
        <w:rPr>
          <w:rFonts w:cstheme="minorHAnsi"/>
          <w:szCs w:val="22"/>
        </w:rPr>
      </w:pPr>
      <w:r w:rsidRPr="006E2E60">
        <w:rPr>
          <w:rFonts w:cstheme="minorHAnsi"/>
          <w:szCs w:val="22"/>
        </w:rPr>
        <w:t>5. Correlation Matrix of all features</w:t>
      </w:r>
    </w:p>
    <w:p w14:paraId="4CB61745" w14:textId="77777777" w:rsidR="005747C3" w:rsidRPr="006E2E60" w:rsidRDefault="005747C3" w:rsidP="006E2E60">
      <w:pPr>
        <w:spacing w:after="0" w:line="240" w:lineRule="auto"/>
        <w:rPr>
          <w:rFonts w:cstheme="minorHAnsi"/>
          <w:szCs w:val="22"/>
        </w:rPr>
      </w:pPr>
    </w:p>
    <w:p w14:paraId="356F522C" w14:textId="4FF8A487" w:rsidR="006E2E60" w:rsidRPr="00253F1B" w:rsidRDefault="005747C3" w:rsidP="006E2E60">
      <w:pPr>
        <w:pStyle w:val="Heading2"/>
        <w:numPr>
          <w:ilvl w:val="1"/>
          <w:numId w:val="1"/>
        </w:numPr>
        <w:spacing w:before="0" w:after="0" w:line="240" w:lineRule="auto"/>
        <w:ind w:left="0"/>
        <w:rPr>
          <w:rFonts w:asciiTheme="minorHAnsi" w:hAnsiTheme="minorHAnsi" w:cstheme="minorHAnsi"/>
          <w:b/>
          <w:bCs/>
          <w:sz w:val="22"/>
          <w:szCs w:val="22"/>
          <w:rPrChange w:id="162" w:author="Deepa Belani     /RLGPBG-DOM/IBANK/MUM" w:date="2026-06-24T12:29:00Z" w16du:dateUtc="2026-06-24T06:59:00Z">
            <w:rPr>
              <w:rFonts w:asciiTheme="minorHAnsi" w:hAnsiTheme="minorHAnsi" w:cstheme="minorHAnsi"/>
              <w:sz w:val="22"/>
              <w:szCs w:val="22"/>
            </w:rPr>
          </w:rPrChange>
        </w:rPr>
      </w:pPr>
      <w:r w:rsidRPr="00253F1B">
        <w:rPr>
          <w:rFonts w:asciiTheme="minorHAnsi" w:hAnsiTheme="minorHAnsi" w:cstheme="minorHAnsi"/>
          <w:b/>
          <w:bCs/>
          <w:sz w:val="22"/>
          <w:szCs w:val="22"/>
          <w:rPrChange w:id="163" w:author="Deepa Belani     /RLGPBG-DOM/IBANK/MUM" w:date="2026-06-24T12:29:00Z" w16du:dateUtc="2026-06-24T06:59:00Z">
            <w:rPr>
              <w:rFonts w:asciiTheme="minorHAnsi" w:hAnsiTheme="minorHAnsi" w:cstheme="minorHAnsi"/>
              <w:sz w:val="22"/>
              <w:szCs w:val="22"/>
            </w:rPr>
          </w:rPrChange>
        </w:rPr>
        <w:t>Code Implementation Phases</w:t>
      </w:r>
    </w:p>
    <w:p w14:paraId="57B13F31" w14:textId="6B6F91FC" w:rsidR="005747C3" w:rsidRPr="006E2E60" w:rsidDel="00186E25" w:rsidRDefault="005747C3" w:rsidP="006E2E60">
      <w:pPr>
        <w:spacing w:after="0" w:line="240" w:lineRule="auto"/>
        <w:rPr>
          <w:del w:id="164" w:author="Deepa Belani     /RLGPBG-DOM/IBANK/MUM" w:date="2026-06-24T12:19:00Z" w16du:dateUtc="2026-06-24T06:49:00Z"/>
          <w:rFonts w:cstheme="minorHAnsi"/>
          <w:szCs w:val="22"/>
        </w:rPr>
      </w:pPr>
      <w:del w:id="165" w:author="Deepa Belani     /RLGPBG-DOM/IBANK/MUM" w:date="2026-06-24T12:19:00Z" w16du:dateUtc="2026-06-24T06:49:00Z">
        <w:r w:rsidRPr="006E2E60" w:rsidDel="00186E25">
          <w:rPr>
            <w:rFonts w:cstheme="minorHAnsi"/>
            <w:szCs w:val="22"/>
          </w:rPr>
          <w:delText>Phase 1: Data Processing (1 week)</w:delText>
        </w:r>
      </w:del>
    </w:p>
    <w:p w14:paraId="45D217F0" w14:textId="6D9F8294" w:rsidR="005747C3" w:rsidRPr="006E2E60" w:rsidDel="00186E25" w:rsidRDefault="005747C3" w:rsidP="006E2E60">
      <w:pPr>
        <w:spacing w:after="0" w:line="240" w:lineRule="auto"/>
        <w:rPr>
          <w:del w:id="166" w:author="Deepa Belani     /RLGPBG-DOM/IBANK/MUM" w:date="2026-06-24T12:19:00Z" w16du:dateUtc="2026-06-24T06:49:00Z"/>
          <w:rFonts w:cstheme="minorHAnsi"/>
          <w:szCs w:val="22"/>
        </w:rPr>
      </w:pPr>
      <w:del w:id="167" w:author="Deepa Belani     /RLGPBG-DOM/IBANK/MUM" w:date="2026-06-24T12:19:00Z" w16du:dateUtc="2026-06-24T06:49:00Z">
        <w:r w:rsidRPr="006E2E60" w:rsidDel="00186E25">
          <w:rPr>
            <w:rFonts w:cstheme="minorHAnsi"/>
            <w:szCs w:val="22"/>
          </w:rPr>
          <w:delText>- Load and merge data sources</w:delText>
        </w:r>
      </w:del>
    </w:p>
    <w:p w14:paraId="27ED2390" w14:textId="035FC0F3" w:rsidR="005747C3" w:rsidRPr="006E2E60" w:rsidDel="00186E25" w:rsidRDefault="005747C3" w:rsidP="006E2E60">
      <w:pPr>
        <w:spacing w:after="0" w:line="240" w:lineRule="auto"/>
        <w:rPr>
          <w:del w:id="168" w:author="Deepa Belani     /RLGPBG-DOM/IBANK/MUM" w:date="2026-06-24T12:19:00Z" w16du:dateUtc="2026-06-24T06:49:00Z"/>
          <w:rFonts w:cstheme="minorHAnsi"/>
          <w:szCs w:val="22"/>
        </w:rPr>
      </w:pPr>
      <w:del w:id="169" w:author="Deepa Belani     /RLGPBG-DOM/IBANK/MUM" w:date="2026-06-24T12:19:00Z" w16du:dateUtc="2026-06-24T06:49:00Z">
        <w:r w:rsidRPr="006E2E60" w:rsidDel="00186E25">
          <w:rPr>
            <w:rFonts w:cstheme="minorHAnsi"/>
            <w:szCs w:val="22"/>
          </w:rPr>
          <w:delText>- Handle missing values</w:delText>
        </w:r>
      </w:del>
    </w:p>
    <w:p w14:paraId="4F7A08D4" w14:textId="5E201C91" w:rsidR="005747C3" w:rsidRPr="006E2E60" w:rsidDel="00186E25" w:rsidRDefault="005747C3" w:rsidP="006E2E60">
      <w:pPr>
        <w:spacing w:after="0" w:line="240" w:lineRule="auto"/>
        <w:rPr>
          <w:del w:id="170" w:author="Deepa Belani     /RLGPBG-DOM/IBANK/MUM" w:date="2026-06-24T12:19:00Z" w16du:dateUtc="2026-06-24T06:49:00Z"/>
          <w:rFonts w:cstheme="minorHAnsi"/>
          <w:szCs w:val="22"/>
        </w:rPr>
      </w:pPr>
      <w:del w:id="171" w:author="Deepa Belani     /RLGPBG-DOM/IBANK/MUM" w:date="2026-06-24T12:19:00Z" w16du:dateUtc="2026-06-24T06:49:00Z">
        <w:r w:rsidRPr="006E2E60" w:rsidDel="00186E25">
          <w:rPr>
            <w:rFonts w:cstheme="minorHAnsi"/>
            <w:szCs w:val="22"/>
          </w:rPr>
          <w:delText>- Remove duplicates</w:delText>
        </w:r>
      </w:del>
    </w:p>
    <w:p w14:paraId="17B18BBA" w14:textId="1B6D1864" w:rsidR="005747C3" w:rsidRPr="006E2E60" w:rsidDel="00186E25" w:rsidRDefault="005747C3" w:rsidP="006E2E60">
      <w:pPr>
        <w:spacing w:after="0" w:line="240" w:lineRule="auto"/>
        <w:rPr>
          <w:del w:id="172" w:author="Deepa Belani     /RLGPBG-DOM/IBANK/MUM" w:date="2026-06-24T12:19:00Z" w16du:dateUtc="2026-06-24T06:49:00Z"/>
          <w:rFonts w:cstheme="minorHAnsi"/>
          <w:szCs w:val="22"/>
        </w:rPr>
      </w:pPr>
      <w:del w:id="173" w:author="Deepa Belani     /RLGPBG-DOM/IBANK/MUM" w:date="2026-06-24T12:19:00Z" w16du:dateUtc="2026-06-24T06:49:00Z">
        <w:r w:rsidRPr="006E2E60" w:rsidDel="00186E25">
          <w:rPr>
            <w:rFonts w:cstheme="minorHAnsi"/>
            <w:szCs w:val="22"/>
          </w:rPr>
          <w:delText>- Convert data types</w:delText>
        </w:r>
      </w:del>
    </w:p>
    <w:p w14:paraId="650D00B7" w14:textId="0DC4A24B" w:rsidR="005747C3" w:rsidRPr="006E2E60" w:rsidDel="00186E25" w:rsidRDefault="005747C3" w:rsidP="006E2E60">
      <w:pPr>
        <w:spacing w:after="0" w:line="240" w:lineRule="auto"/>
        <w:rPr>
          <w:del w:id="174" w:author="Deepa Belani     /RLGPBG-DOM/IBANK/MUM" w:date="2026-06-24T12:19:00Z" w16du:dateUtc="2026-06-24T06:49:00Z"/>
          <w:rFonts w:cstheme="minorHAnsi"/>
          <w:szCs w:val="22"/>
        </w:rPr>
      </w:pPr>
      <w:del w:id="175" w:author="Deepa Belani     /RLGPBG-DOM/IBANK/MUM" w:date="2026-06-24T12:19:00Z" w16du:dateUtc="2026-06-24T06:49:00Z">
        <w:r w:rsidRPr="006E2E60" w:rsidDel="00186E25">
          <w:rPr>
            <w:rFonts w:cstheme="minorHAnsi"/>
            <w:szCs w:val="22"/>
          </w:rPr>
          <w:delText>- Output: Clean, unified dataset</w:delText>
        </w:r>
      </w:del>
    </w:p>
    <w:p w14:paraId="2541A758" w14:textId="4B92CC4C" w:rsidR="006E2E60" w:rsidRPr="006E2E60" w:rsidDel="00186E25" w:rsidRDefault="006E2E60" w:rsidP="006E2E60">
      <w:pPr>
        <w:spacing w:after="0" w:line="240" w:lineRule="auto"/>
        <w:rPr>
          <w:del w:id="176" w:author="Deepa Belani     /RLGPBG-DOM/IBANK/MUM" w:date="2026-06-24T12:19:00Z" w16du:dateUtc="2026-06-24T06:49:00Z"/>
          <w:rFonts w:cstheme="minorHAnsi"/>
          <w:szCs w:val="22"/>
        </w:rPr>
      </w:pPr>
    </w:p>
    <w:p w14:paraId="3EE1530F" w14:textId="748DFCD4" w:rsidR="005747C3" w:rsidRPr="006E2E60" w:rsidDel="00186E25" w:rsidRDefault="005747C3" w:rsidP="006E2E60">
      <w:pPr>
        <w:spacing w:after="0" w:line="240" w:lineRule="auto"/>
        <w:rPr>
          <w:del w:id="177" w:author="Deepa Belani     /RLGPBG-DOM/IBANK/MUM" w:date="2026-06-24T12:19:00Z" w16du:dateUtc="2026-06-24T06:49:00Z"/>
          <w:rFonts w:cstheme="minorHAnsi"/>
          <w:szCs w:val="22"/>
        </w:rPr>
      </w:pPr>
      <w:del w:id="178" w:author="Deepa Belani     /RLGPBG-DOM/IBANK/MUM" w:date="2026-06-24T12:19:00Z" w16du:dateUtc="2026-06-24T06:49:00Z">
        <w:r w:rsidRPr="006E2E60" w:rsidDel="00186E25">
          <w:rPr>
            <w:rFonts w:cstheme="minorHAnsi"/>
            <w:szCs w:val="22"/>
          </w:rPr>
          <w:delText>Phase 2: Feature Engineering (1 week)</w:delText>
        </w:r>
      </w:del>
    </w:p>
    <w:p w14:paraId="653C3379" w14:textId="798DE98E" w:rsidR="005747C3" w:rsidRPr="006E2E60" w:rsidDel="00186E25" w:rsidRDefault="005747C3" w:rsidP="006E2E60">
      <w:pPr>
        <w:spacing w:after="0" w:line="240" w:lineRule="auto"/>
        <w:rPr>
          <w:del w:id="179" w:author="Deepa Belani     /RLGPBG-DOM/IBANK/MUM" w:date="2026-06-24T12:19:00Z" w16du:dateUtc="2026-06-24T06:49:00Z"/>
          <w:rFonts w:cstheme="minorHAnsi"/>
          <w:szCs w:val="22"/>
        </w:rPr>
      </w:pPr>
      <w:del w:id="180" w:author="Deepa Belani     /RLGPBG-DOM/IBANK/MUM" w:date="2026-06-24T12:19:00Z" w16du:dateUtc="2026-06-24T06:49:00Z">
        <w:r w:rsidRPr="006E2E60" w:rsidDel="00186E25">
          <w:rPr>
            <w:rFonts w:cstheme="minorHAnsi"/>
            <w:szCs w:val="22"/>
          </w:rPr>
          <w:delText>- Create aggregated risk scores</w:delText>
        </w:r>
      </w:del>
    </w:p>
    <w:p w14:paraId="518F9EAB" w14:textId="16F65173" w:rsidR="005747C3" w:rsidRPr="006E2E60" w:rsidDel="00186E25" w:rsidRDefault="005747C3" w:rsidP="006E2E60">
      <w:pPr>
        <w:spacing w:after="0" w:line="240" w:lineRule="auto"/>
        <w:rPr>
          <w:del w:id="181" w:author="Deepa Belani     /RLGPBG-DOM/IBANK/MUM" w:date="2026-06-24T12:19:00Z" w16du:dateUtc="2026-06-24T06:49:00Z"/>
          <w:rFonts w:cstheme="minorHAnsi"/>
          <w:szCs w:val="22"/>
        </w:rPr>
      </w:pPr>
      <w:del w:id="182" w:author="Deepa Belani     /RLGPBG-DOM/IBANK/MUM" w:date="2026-06-24T12:19:00Z" w16du:dateUtc="2026-06-24T06:49:00Z">
        <w:r w:rsidRPr="006E2E60" w:rsidDel="00186E25">
          <w:rPr>
            <w:rFonts w:cstheme="minorHAnsi"/>
            <w:szCs w:val="22"/>
          </w:rPr>
          <w:delText>- Generate time-based features</w:delText>
        </w:r>
      </w:del>
    </w:p>
    <w:p w14:paraId="0DC6EDAD" w14:textId="37F90BE5" w:rsidR="005747C3" w:rsidRPr="006E2E60" w:rsidDel="00186E25" w:rsidRDefault="005747C3" w:rsidP="006E2E60">
      <w:pPr>
        <w:spacing w:after="0" w:line="240" w:lineRule="auto"/>
        <w:rPr>
          <w:del w:id="183" w:author="Deepa Belani     /RLGPBG-DOM/IBANK/MUM" w:date="2026-06-24T12:19:00Z" w16du:dateUtc="2026-06-24T06:49:00Z"/>
          <w:rFonts w:cstheme="minorHAnsi"/>
          <w:szCs w:val="22"/>
        </w:rPr>
      </w:pPr>
      <w:del w:id="184" w:author="Deepa Belani     /RLGPBG-DOM/IBANK/MUM" w:date="2026-06-24T12:19:00Z" w16du:dateUtc="2026-06-24T06:49:00Z">
        <w:r w:rsidRPr="006E2E60" w:rsidDel="00186E25">
          <w:rPr>
            <w:rFonts w:cstheme="minorHAnsi"/>
            <w:szCs w:val="22"/>
          </w:rPr>
          <w:delText>- Build interaction features</w:delText>
        </w:r>
      </w:del>
    </w:p>
    <w:p w14:paraId="3532B504" w14:textId="01693002" w:rsidR="005747C3" w:rsidRPr="006E2E60" w:rsidDel="00186E25" w:rsidRDefault="005747C3" w:rsidP="006E2E60">
      <w:pPr>
        <w:spacing w:after="0" w:line="240" w:lineRule="auto"/>
        <w:rPr>
          <w:del w:id="185" w:author="Deepa Belani     /RLGPBG-DOM/IBANK/MUM" w:date="2026-06-24T12:19:00Z" w16du:dateUtc="2026-06-24T06:49:00Z"/>
          <w:rFonts w:cstheme="minorHAnsi"/>
          <w:szCs w:val="22"/>
        </w:rPr>
      </w:pPr>
      <w:del w:id="186" w:author="Deepa Belani     /RLGPBG-DOM/IBANK/MUM" w:date="2026-06-24T12:19:00Z" w16du:dateUtc="2026-06-24T06:49:00Z">
        <w:r w:rsidRPr="006E2E60" w:rsidDel="00186E25">
          <w:rPr>
            <w:rFonts w:cstheme="minorHAnsi"/>
            <w:szCs w:val="22"/>
          </w:rPr>
          <w:delText>- Output: Feature-rich dataset</w:delText>
        </w:r>
      </w:del>
    </w:p>
    <w:p w14:paraId="20C8D227" w14:textId="3B635BF9" w:rsidR="006E2E60" w:rsidRPr="006E2E60" w:rsidDel="00186E25" w:rsidRDefault="006E2E60" w:rsidP="006E2E60">
      <w:pPr>
        <w:spacing w:after="0" w:line="240" w:lineRule="auto"/>
        <w:rPr>
          <w:del w:id="187" w:author="Deepa Belani     /RLGPBG-DOM/IBANK/MUM" w:date="2026-06-24T12:19:00Z" w16du:dateUtc="2026-06-24T06:49:00Z"/>
          <w:rFonts w:cstheme="minorHAnsi"/>
          <w:szCs w:val="22"/>
        </w:rPr>
      </w:pPr>
    </w:p>
    <w:p w14:paraId="75572082" w14:textId="4D4666B0" w:rsidR="005747C3" w:rsidRPr="006E2E60" w:rsidDel="00186E25" w:rsidRDefault="005747C3" w:rsidP="006E2E60">
      <w:pPr>
        <w:spacing w:after="0" w:line="240" w:lineRule="auto"/>
        <w:rPr>
          <w:del w:id="188" w:author="Deepa Belani     /RLGPBG-DOM/IBANK/MUM" w:date="2026-06-24T12:19:00Z" w16du:dateUtc="2026-06-24T06:49:00Z"/>
          <w:rFonts w:cstheme="minorHAnsi"/>
          <w:szCs w:val="22"/>
        </w:rPr>
      </w:pPr>
      <w:del w:id="189" w:author="Deepa Belani     /RLGPBG-DOM/IBANK/MUM" w:date="2026-06-24T12:19:00Z" w16du:dateUtc="2026-06-24T06:49:00Z">
        <w:r w:rsidRPr="006E2E60" w:rsidDel="00186E25">
          <w:rPr>
            <w:rFonts w:cstheme="minorHAnsi"/>
            <w:szCs w:val="22"/>
          </w:rPr>
          <w:delText>Phase 3: EDA and Analysis (1 week)</w:delText>
        </w:r>
      </w:del>
    </w:p>
    <w:p w14:paraId="2A871510" w14:textId="0999F8CC" w:rsidR="005747C3" w:rsidRPr="006E2E60" w:rsidDel="00186E25" w:rsidRDefault="005747C3" w:rsidP="006E2E60">
      <w:pPr>
        <w:spacing w:after="0" w:line="240" w:lineRule="auto"/>
        <w:rPr>
          <w:del w:id="190" w:author="Deepa Belani     /RLGPBG-DOM/IBANK/MUM" w:date="2026-06-24T12:19:00Z" w16du:dateUtc="2026-06-24T06:49:00Z"/>
          <w:rFonts w:cstheme="minorHAnsi"/>
          <w:szCs w:val="22"/>
        </w:rPr>
      </w:pPr>
      <w:del w:id="191" w:author="Deepa Belani     /RLGPBG-DOM/IBANK/MUM" w:date="2026-06-24T12:19:00Z" w16du:dateUtc="2026-06-24T06:49:00Z">
        <w:r w:rsidRPr="006E2E60" w:rsidDel="00186E25">
          <w:rPr>
            <w:rFonts w:cstheme="minorHAnsi"/>
            <w:szCs w:val="22"/>
          </w:rPr>
          <w:delText>- Generate visualizations</w:delText>
        </w:r>
      </w:del>
    </w:p>
    <w:p w14:paraId="1B3FC7C7" w14:textId="24F54B14" w:rsidR="005747C3" w:rsidRPr="006E2E60" w:rsidDel="00186E25" w:rsidRDefault="005747C3" w:rsidP="006E2E60">
      <w:pPr>
        <w:spacing w:after="0" w:line="240" w:lineRule="auto"/>
        <w:rPr>
          <w:del w:id="192" w:author="Deepa Belani     /RLGPBG-DOM/IBANK/MUM" w:date="2026-06-24T12:19:00Z" w16du:dateUtc="2026-06-24T06:49:00Z"/>
          <w:rFonts w:cstheme="minorHAnsi"/>
          <w:szCs w:val="22"/>
        </w:rPr>
      </w:pPr>
      <w:del w:id="193" w:author="Deepa Belani     /RLGPBG-DOM/IBANK/MUM" w:date="2026-06-24T12:19:00Z" w16du:dateUtc="2026-06-24T06:49:00Z">
        <w:r w:rsidRPr="006E2E60" w:rsidDel="00186E25">
          <w:rPr>
            <w:rFonts w:cstheme="minorHAnsi"/>
            <w:szCs w:val="22"/>
          </w:rPr>
          <w:delText>- Identify key patterns</w:delText>
        </w:r>
      </w:del>
    </w:p>
    <w:p w14:paraId="78DFE346" w14:textId="59C0AF58" w:rsidR="005747C3" w:rsidRPr="006E2E60" w:rsidDel="00186E25" w:rsidRDefault="005747C3" w:rsidP="006E2E60">
      <w:pPr>
        <w:spacing w:after="0" w:line="240" w:lineRule="auto"/>
        <w:rPr>
          <w:del w:id="194" w:author="Deepa Belani     /RLGPBG-DOM/IBANK/MUM" w:date="2026-06-24T12:19:00Z" w16du:dateUtc="2026-06-24T06:49:00Z"/>
          <w:rFonts w:cstheme="minorHAnsi"/>
          <w:szCs w:val="22"/>
        </w:rPr>
      </w:pPr>
      <w:del w:id="195" w:author="Deepa Belani     /RLGPBG-DOM/IBANK/MUM" w:date="2026-06-24T12:19:00Z" w16du:dateUtc="2026-06-24T06:49:00Z">
        <w:r w:rsidRPr="006E2E60" w:rsidDel="00186E25">
          <w:rPr>
            <w:rFonts w:cstheme="minorHAnsi"/>
            <w:szCs w:val="22"/>
          </w:rPr>
          <w:lastRenderedPageBreak/>
          <w:delText>- Validate assumptions</w:delText>
        </w:r>
      </w:del>
    </w:p>
    <w:p w14:paraId="7C9C139D" w14:textId="1E30E351" w:rsidR="005747C3" w:rsidRPr="006E2E60" w:rsidDel="00186E25" w:rsidRDefault="005747C3" w:rsidP="006E2E60">
      <w:pPr>
        <w:spacing w:after="0" w:line="240" w:lineRule="auto"/>
        <w:rPr>
          <w:del w:id="196" w:author="Deepa Belani     /RLGPBG-DOM/IBANK/MUM" w:date="2026-06-24T12:19:00Z" w16du:dateUtc="2026-06-24T06:49:00Z"/>
          <w:rFonts w:cstheme="minorHAnsi"/>
          <w:szCs w:val="22"/>
        </w:rPr>
      </w:pPr>
      <w:del w:id="197" w:author="Deepa Belani     /RLGPBG-DOM/IBANK/MUM" w:date="2026-06-24T12:19:00Z" w16du:dateUtc="2026-06-24T06:49:00Z">
        <w:r w:rsidRPr="006E2E60" w:rsidDel="00186E25">
          <w:rPr>
            <w:rFonts w:cstheme="minorHAnsi"/>
            <w:szCs w:val="22"/>
          </w:rPr>
          <w:delText>- Output: EDA report with insights</w:delText>
        </w:r>
      </w:del>
    </w:p>
    <w:p w14:paraId="62181725" w14:textId="548D6BB9" w:rsidR="006E2E60" w:rsidRPr="006E2E60" w:rsidDel="00186E25" w:rsidRDefault="006E2E60" w:rsidP="006E2E60">
      <w:pPr>
        <w:spacing w:after="0" w:line="240" w:lineRule="auto"/>
        <w:rPr>
          <w:del w:id="198" w:author="Deepa Belani     /RLGPBG-DOM/IBANK/MUM" w:date="2026-06-24T12:19:00Z" w16du:dateUtc="2026-06-24T06:49:00Z"/>
          <w:rFonts w:cstheme="minorHAnsi"/>
          <w:szCs w:val="22"/>
        </w:rPr>
      </w:pPr>
    </w:p>
    <w:p w14:paraId="0AA97968" w14:textId="1F1BE2BB" w:rsidR="005747C3" w:rsidRPr="006E2E60" w:rsidDel="00186E25" w:rsidRDefault="005747C3" w:rsidP="006E2E60">
      <w:pPr>
        <w:spacing w:after="0" w:line="240" w:lineRule="auto"/>
        <w:rPr>
          <w:del w:id="199" w:author="Deepa Belani     /RLGPBG-DOM/IBANK/MUM" w:date="2026-06-24T12:19:00Z" w16du:dateUtc="2026-06-24T06:49:00Z"/>
          <w:rFonts w:cstheme="minorHAnsi"/>
          <w:szCs w:val="22"/>
        </w:rPr>
      </w:pPr>
      <w:del w:id="200" w:author="Deepa Belani     /RLGPBG-DOM/IBANK/MUM" w:date="2026-06-24T12:19:00Z" w16du:dateUtc="2026-06-24T06:49:00Z">
        <w:r w:rsidRPr="006E2E60" w:rsidDel="00186E25">
          <w:rPr>
            <w:rFonts w:cstheme="minorHAnsi"/>
            <w:szCs w:val="22"/>
          </w:rPr>
          <w:delText>Phase 4: Model Development (2 weeks)</w:delText>
        </w:r>
      </w:del>
    </w:p>
    <w:p w14:paraId="22A33891" w14:textId="2877AE26" w:rsidR="005747C3" w:rsidRPr="006E2E60" w:rsidDel="00186E25" w:rsidRDefault="005747C3" w:rsidP="006E2E60">
      <w:pPr>
        <w:spacing w:after="0" w:line="240" w:lineRule="auto"/>
        <w:rPr>
          <w:del w:id="201" w:author="Deepa Belani     /RLGPBG-DOM/IBANK/MUM" w:date="2026-06-24T12:19:00Z" w16du:dateUtc="2026-06-24T06:49:00Z"/>
          <w:rFonts w:cstheme="minorHAnsi"/>
          <w:szCs w:val="22"/>
        </w:rPr>
      </w:pPr>
      <w:del w:id="202" w:author="Deepa Belani     /RLGPBG-DOM/IBANK/MUM" w:date="2026-06-24T12:19:00Z" w16du:dateUtc="2026-06-24T06:49:00Z">
        <w:r w:rsidRPr="006E2E60" w:rsidDel="00186E25">
          <w:rPr>
            <w:rFonts w:cstheme="minorHAnsi"/>
            <w:szCs w:val="22"/>
          </w:rPr>
          <w:delText>- Train multiple models</w:delText>
        </w:r>
      </w:del>
    </w:p>
    <w:p w14:paraId="6ABDC57A" w14:textId="24311148" w:rsidR="005747C3" w:rsidRPr="006E2E60" w:rsidDel="00186E25" w:rsidRDefault="005747C3" w:rsidP="006E2E60">
      <w:pPr>
        <w:spacing w:after="0" w:line="240" w:lineRule="auto"/>
        <w:rPr>
          <w:del w:id="203" w:author="Deepa Belani     /RLGPBG-DOM/IBANK/MUM" w:date="2026-06-24T12:19:00Z" w16du:dateUtc="2026-06-24T06:49:00Z"/>
          <w:rFonts w:cstheme="minorHAnsi"/>
          <w:szCs w:val="22"/>
        </w:rPr>
      </w:pPr>
      <w:del w:id="204" w:author="Deepa Belani     /RLGPBG-DOM/IBANK/MUM" w:date="2026-06-24T12:19:00Z" w16du:dateUtc="2026-06-24T06:49:00Z">
        <w:r w:rsidRPr="006E2E60" w:rsidDel="00186E25">
          <w:rPr>
            <w:rFonts w:cstheme="minorHAnsi"/>
            <w:szCs w:val="22"/>
          </w:rPr>
          <w:delText>- Perform hyperparameter tuning</w:delText>
        </w:r>
      </w:del>
    </w:p>
    <w:p w14:paraId="0D4DB902" w14:textId="435FEE3D" w:rsidR="005747C3" w:rsidRPr="006E2E60" w:rsidDel="00186E25" w:rsidRDefault="005747C3" w:rsidP="006E2E60">
      <w:pPr>
        <w:spacing w:after="0" w:line="240" w:lineRule="auto"/>
        <w:rPr>
          <w:del w:id="205" w:author="Deepa Belani     /RLGPBG-DOM/IBANK/MUM" w:date="2026-06-24T12:19:00Z" w16du:dateUtc="2026-06-24T06:49:00Z"/>
          <w:rFonts w:cstheme="minorHAnsi"/>
          <w:szCs w:val="22"/>
        </w:rPr>
      </w:pPr>
      <w:del w:id="206" w:author="Deepa Belani     /RLGPBG-DOM/IBANK/MUM" w:date="2026-06-24T12:19:00Z" w16du:dateUtc="2026-06-24T06:49:00Z">
        <w:r w:rsidRPr="006E2E60" w:rsidDel="00186E25">
          <w:rPr>
            <w:rFonts w:cstheme="minorHAnsi"/>
            <w:szCs w:val="22"/>
          </w:rPr>
          <w:delText>- Validate with time-based split</w:delText>
        </w:r>
      </w:del>
    </w:p>
    <w:p w14:paraId="79BF337A" w14:textId="7F86E406" w:rsidR="005747C3" w:rsidRPr="006E2E60" w:rsidDel="00186E25" w:rsidRDefault="005747C3" w:rsidP="006E2E60">
      <w:pPr>
        <w:spacing w:after="0" w:line="240" w:lineRule="auto"/>
        <w:rPr>
          <w:del w:id="207" w:author="Deepa Belani     /RLGPBG-DOM/IBANK/MUM" w:date="2026-06-24T12:19:00Z" w16du:dateUtc="2026-06-24T06:49:00Z"/>
          <w:rFonts w:cstheme="minorHAnsi"/>
          <w:szCs w:val="22"/>
        </w:rPr>
      </w:pPr>
      <w:del w:id="208" w:author="Deepa Belani     /RLGPBG-DOM/IBANK/MUM" w:date="2026-06-24T12:19:00Z" w16du:dateUtc="2026-06-24T06:49:00Z">
        <w:r w:rsidRPr="006E2E60" w:rsidDel="00186E25">
          <w:rPr>
            <w:rFonts w:cstheme="minorHAnsi"/>
            <w:szCs w:val="22"/>
          </w:rPr>
          <w:delText>- Select final model</w:delText>
        </w:r>
      </w:del>
    </w:p>
    <w:p w14:paraId="64B5334A" w14:textId="5207B93E" w:rsidR="005747C3" w:rsidRPr="006E2E60" w:rsidDel="00186E25" w:rsidRDefault="005747C3" w:rsidP="006E2E60">
      <w:pPr>
        <w:spacing w:after="0" w:line="240" w:lineRule="auto"/>
        <w:rPr>
          <w:del w:id="209" w:author="Deepa Belani     /RLGPBG-DOM/IBANK/MUM" w:date="2026-06-24T12:19:00Z" w16du:dateUtc="2026-06-24T06:49:00Z"/>
          <w:rFonts w:cstheme="minorHAnsi"/>
          <w:szCs w:val="22"/>
        </w:rPr>
      </w:pPr>
      <w:del w:id="210" w:author="Deepa Belani     /RLGPBG-DOM/IBANK/MUM" w:date="2026-06-24T12:19:00Z" w16du:dateUtc="2026-06-24T06:49:00Z">
        <w:r w:rsidRPr="006E2E60" w:rsidDel="00186E25">
          <w:rPr>
            <w:rFonts w:cstheme="minorHAnsi"/>
            <w:szCs w:val="22"/>
          </w:rPr>
          <w:delText>- Output: Trained models and performance report</w:delText>
        </w:r>
      </w:del>
    </w:p>
    <w:p w14:paraId="238F517C" w14:textId="0D5A608F" w:rsidR="006E2E60" w:rsidRPr="006E2E60" w:rsidDel="00186E25" w:rsidRDefault="006E2E60" w:rsidP="006E2E60">
      <w:pPr>
        <w:spacing w:after="0" w:line="240" w:lineRule="auto"/>
        <w:rPr>
          <w:del w:id="211" w:author="Deepa Belani     /RLGPBG-DOM/IBANK/MUM" w:date="2026-06-24T12:19:00Z" w16du:dateUtc="2026-06-24T06:49:00Z"/>
          <w:rFonts w:cstheme="minorHAnsi"/>
          <w:szCs w:val="22"/>
        </w:rPr>
      </w:pPr>
    </w:p>
    <w:p w14:paraId="167D90D3" w14:textId="5D891565" w:rsidR="005747C3" w:rsidRPr="006E2E60" w:rsidDel="00186E25" w:rsidRDefault="005747C3" w:rsidP="006E2E60">
      <w:pPr>
        <w:spacing w:after="0" w:line="240" w:lineRule="auto"/>
        <w:rPr>
          <w:del w:id="212" w:author="Deepa Belani     /RLGPBG-DOM/IBANK/MUM" w:date="2026-06-24T12:19:00Z" w16du:dateUtc="2026-06-24T06:49:00Z"/>
          <w:rFonts w:cstheme="minorHAnsi"/>
          <w:szCs w:val="22"/>
        </w:rPr>
      </w:pPr>
      <w:del w:id="213" w:author="Deepa Belani     /RLGPBG-DOM/IBANK/MUM" w:date="2026-06-24T12:19:00Z" w16du:dateUtc="2026-06-24T06:49:00Z">
        <w:r w:rsidRPr="006E2E60" w:rsidDel="00186E25">
          <w:rPr>
            <w:rFonts w:cstheme="minorHAnsi"/>
            <w:szCs w:val="22"/>
          </w:rPr>
          <w:delText>Phase 5: Risk Scoring (1 week)</w:delText>
        </w:r>
      </w:del>
    </w:p>
    <w:p w14:paraId="6A29BA8D" w14:textId="6F7C720B" w:rsidR="005747C3" w:rsidRPr="006E2E60" w:rsidDel="00186E25" w:rsidRDefault="005747C3" w:rsidP="006E2E60">
      <w:pPr>
        <w:spacing w:after="0" w:line="240" w:lineRule="auto"/>
        <w:rPr>
          <w:del w:id="214" w:author="Deepa Belani     /RLGPBG-DOM/IBANK/MUM" w:date="2026-06-24T12:19:00Z" w16du:dateUtc="2026-06-24T06:49:00Z"/>
          <w:rFonts w:cstheme="minorHAnsi"/>
          <w:szCs w:val="22"/>
        </w:rPr>
      </w:pPr>
      <w:del w:id="215" w:author="Deepa Belani     /RLGPBG-DOM/IBANK/MUM" w:date="2026-06-24T12:19:00Z" w16du:dateUtc="2026-06-24T06:49:00Z">
        <w:r w:rsidRPr="006E2E60" w:rsidDel="00186E25">
          <w:rPr>
            <w:rFonts w:cstheme="minorHAnsi"/>
            <w:szCs w:val="22"/>
          </w:rPr>
          <w:delText>- Build risk tier logic</w:delText>
        </w:r>
      </w:del>
    </w:p>
    <w:p w14:paraId="5DE6B380" w14:textId="135D411B" w:rsidR="005747C3" w:rsidRPr="006E2E60" w:rsidDel="00186E25" w:rsidRDefault="005747C3" w:rsidP="006E2E60">
      <w:pPr>
        <w:spacing w:after="0" w:line="240" w:lineRule="auto"/>
        <w:rPr>
          <w:del w:id="216" w:author="Deepa Belani     /RLGPBG-DOM/IBANK/MUM" w:date="2026-06-24T12:19:00Z" w16du:dateUtc="2026-06-24T06:49:00Z"/>
          <w:rFonts w:cstheme="minorHAnsi"/>
          <w:szCs w:val="22"/>
        </w:rPr>
      </w:pPr>
      <w:del w:id="217" w:author="Deepa Belani     /RLGPBG-DOM/IBANK/MUM" w:date="2026-06-24T12:19:00Z" w16du:dateUtc="2026-06-24T06:49:00Z">
        <w:r w:rsidRPr="006E2E60" w:rsidDel="00186E25">
          <w:rPr>
            <w:rFonts w:cstheme="minorHAnsi"/>
            <w:szCs w:val="22"/>
          </w:rPr>
          <w:delText>- Create intervention mapping</w:delText>
        </w:r>
      </w:del>
    </w:p>
    <w:p w14:paraId="76810E23" w14:textId="78015698" w:rsidR="005747C3" w:rsidRPr="006E2E60" w:rsidDel="00186E25" w:rsidRDefault="005747C3" w:rsidP="006E2E60">
      <w:pPr>
        <w:spacing w:after="0" w:line="240" w:lineRule="auto"/>
        <w:rPr>
          <w:del w:id="218" w:author="Deepa Belani     /RLGPBG-DOM/IBANK/MUM" w:date="2026-06-24T12:19:00Z" w16du:dateUtc="2026-06-24T06:49:00Z"/>
          <w:rFonts w:cstheme="minorHAnsi"/>
          <w:szCs w:val="22"/>
        </w:rPr>
      </w:pPr>
      <w:del w:id="219" w:author="Deepa Belani     /RLGPBG-DOM/IBANK/MUM" w:date="2026-06-24T12:19:00Z" w16du:dateUtc="2026-06-24T06:49:00Z">
        <w:r w:rsidRPr="006E2E60" w:rsidDel="00186E25">
          <w:rPr>
            <w:rFonts w:cstheme="minorHAnsi"/>
            <w:szCs w:val="22"/>
          </w:rPr>
          <w:delText>- Develop recommendation engine</w:delText>
        </w:r>
      </w:del>
    </w:p>
    <w:p w14:paraId="69FF3514" w14:textId="260893CB" w:rsidR="005747C3" w:rsidRPr="006E2E60" w:rsidDel="00186E25" w:rsidRDefault="005747C3" w:rsidP="006E2E60">
      <w:pPr>
        <w:spacing w:after="0" w:line="240" w:lineRule="auto"/>
        <w:rPr>
          <w:del w:id="220" w:author="Deepa Belani     /RLGPBG-DOM/IBANK/MUM" w:date="2026-06-24T12:19:00Z" w16du:dateUtc="2026-06-24T06:49:00Z"/>
          <w:rFonts w:cstheme="minorHAnsi"/>
          <w:szCs w:val="22"/>
        </w:rPr>
      </w:pPr>
      <w:del w:id="221" w:author="Deepa Belani     /RLGPBG-DOM/IBANK/MUM" w:date="2026-06-24T12:19:00Z" w16du:dateUtc="2026-06-24T06:49:00Z">
        <w:r w:rsidRPr="006E2E60" w:rsidDel="00186E25">
          <w:rPr>
            <w:rFonts w:cstheme="minorHAnsi"/>
            <w:szCs w:val="22"/>
          </w:rPr>
          <w:delText>- Output: Risk scoring system</w:delText>
        </w:r>
      </w:del>
    </w:p>
    <w:p w14:paraId="45C64D3A" w14:textId="321AA013" w:rsidR="006E2E60" w:rsidRPr="006E2E60" w:rsidDel="00186E25" w:rsidRDefault="006E2E60" w:rsidP="006E2E60">
      <w:pPr>
        <w:spacing w:after="0" w:line="240" w:lineRule="auto"/>
        <w:rPr>
          <w:del w:id="222" w:author="Deepa Belani     /RLGPBG-DOM/IBANK/MUM" w:date="2026-06-24T12:19:00Z" w16du:dateUtc="2026-06-24T06:49:00Z"/>
          <w:rFonts w:cstheme="minorHAnsi"/>
          <w:szCs w:val="22"/>
        </w:rPr>
      </w:pPr>
    </w:p>
    <w:p w14:paraId="7EA43CCB" w14:textId="202BB8E9" w:rsidR="005747C3" w:rsidRPr="006E2E60" w:rsidDel="00186E25" w:rsidRDefault="005747C3" w:rsidP="006E2E60">
      <w:pPr>
        <w:spacing w:after="0" w:line="240" w:lineRule="auto"/>
        <w:rPr>
          <w:del w:id="223" w:author="Deepa Belani     /RLGPBG-DOM/IBANK/MUM" w:date="2026-06-24T12:19:00Z" w16du:dateUtc="2026-06-24T06:49:00Z"/>
          <w:rFonts w:cstheme="minorHAnsi"/>
          <w:szCs w:val="22"/>
        </w:rPr>
      </w:pPr>
      <w:del w:id="224" w:author="Deepa Belani     /RLGPBG-DOM/IBANK/MUM" w:date="2026-06-24T12:19:00Z" w16du:dateUtc="2026-06-24T06:49:00Z">
        <w:r w:rsidRPr="006E2E60" w:rsidDel="00186E25">
          <w:rPr>
            <w:rFonts w:cstheme="minorHAnsi"/>
            <w:szCs w:val="22"/>
          </w:rPr>
          <w:delText>Phase 6: Dashboard (1 week)</w:delText>
        </w:r>
      </w:del>
    </w:p>
    <w:p w14:paraId="7DBD3399" w14:textId="5E5F1089" w:rsidR="005747C3" w:rsidRPr="006E2E60" w:rsidDel="00186E25" w:rsidRDefault="005747C3" w:rsidP="006E2E60">
      <w:pPr>
        <w:spacing w:after="0" w:line="240" w:lineRule="auto"/>
        <w:rPr>
          <w:del w:id="225" w:author="Deepa Belani     /RLGPBG-DOM/IBANK/MUM" w:date="2026-06-24T12:19:00Z" w16du:dateUtc="2026-06-24T06:49:00Z"/>
          <w:rFonts w:cstheme="minorHAnsi"/>
          <w:szCs w:val="22"/>
        </w:rPr>
      </w:pPr>
      <w:del w:id="226" w:author="Deepa Belani     /RLGPBG-DOM/IBANK/MUM" w:date="2026-06-24T12:19:00Z" w16du:dateUtc="2026-06-24T06:49:00Z">
        <w:r w:rsidRPr="006E2E60" w:rsidDel="00186E25">
          <w:rPr>
            <w:rFonts w:cstheme="minorHAnsi"/>
            <w:szCs w:val="22"/>
          </w:rPr>
          <w:delText>- Design interactive dashboard</w:delText>
        </w:r>
      </w:del>
    </w:p>
    <w:p w14:paraId="5E717E86" w14:textId="240C691A" w:rsidR="005747C3" w:rsidRPr="006E2E60" w:rsidDel="00186E25" w:rsidRDefault="005747C3" w:rsidP="006E2E60">
      <w:pPr>
        <w:spacing w:after="0" w:line="240" w:lineRule="auto"/>
        <w:rPr>
          <w:del w:id="227" w:author="Deepa Belani     /RLGPBG-DOM/IBANK/MUM" w:date="2026-06-24T12:19:00Z" w16du:dateUtc="2026-06-24T06:49:00Z"/>
          <w:rFonts w:cstheme="minorHAnsi"/>
          <w:szCs w:val="22"/>
        </w:rPr>
      </w:pPr>
      <w:del w:id="228" w:author="Deepa Belani     /RLGPBG-DOM/IBANK/MUM" w:date="2026-06-24T12:19:00Z" w16du:dateUtc="2026-06-24T06:49:00Z">
        <w:r w:rsidRPr="006E2E60" w:rsidDel="00186E25">
          <w:rPr>
            <w:rFonts w:cstheme="minorHAnsi"/>
            <w:szCs w:val="22"/>
          </w:rPr>
          <w:delText>- Implement visualization</w:delText>
        </w:r>
      </w:del>
    </w:p>
    <w:p w14:paraId="430FC3F4" w14:textId="37FC0429" w:rsidR="005747C3" w:rsidRPr="006E2E60" w:rsidDel="00186E25" w:rsidRDefault="005747C3" w:rsidP="006E2E60">
      <w:pPr>
        <w:spacing w:after="0" w:line="240" w:lineRule="auto"/>
        <w:rPr>
          <w:del w:id="229" w:author="Deepa Belani     /RLGPBG-DOM/IBANK/MUM" w:date="2026-06-24T12:19:00Z" w16du:dateUtc="2026-06-24T06:49:00Z"/>
          <w:rFonts w:cstheme="minorHAnsi"/>
          <w:szCs w:val="22"/>
        </w:rPr>
      </w:pPr>
      <w:del w:id="230" w:author="Deepa Belani     /RLGPBG-DOM/IBANK/MUM" w:date="2026-06-24T12:19:00Z" w16du:dateUtc="2026-06-24T06:49:00Z">
        <w:r w:rsidRPr="006E2E60" w:rsidDel="00186E25">
          <w:rPr>
            <w:rFonts w:cstheme="minorHAnsi"/>
            <w:szCs w:val="22"/>
          </w:rPr>
          <w:delText>- Deploy prototype</w:delText>
        </w:r>
      </w:del>
    </w:p>
    <w:p w14:paraId="1A53AFC7" w14:textId="4206AE6F" w:rsidR="005747C3" w:rsidRPr="006E2E60" w:rsidDel="00186E25" w:rsidRDefault="005747C3" w:rsidP="006E2E60">
      <w:pPr>
        <w:spacing w:after="0" w:line="240" w:lineRule="auto"/>
        <w:rPr>
          <w:del w:id="231" w:author="Deepa Belani     /RLGPBG-DOM/IBANK/MUM" w:date="2026-06-24T12:19:00Z" w16du:dateUtc="2026-06-24T06:49:00Z"/>
          <w:rFonts w:cstheme="minorHAnsi"/>
          <w:szCs w:val="22"/>
        </w:rPr>
      </w:pPr>
      <w:del w:id="232" w:author="Deepa Belani     /RLGPBG-DOM/IBANK/MUM" w:date="2026-06-24T12:19:00Z" w16du:dateUtc="2026-06-24T06:49:00Z">
        <w:r w:rsidRPr="006E2E60" w:rsidDel="00186E25">
          <w:rPr>
            <w:rFonts w:cstheme="minorHAnsi"/>
            <w:szCs w:val="22"/>
          </w:rPr>
          <w:delText>- Output: Working dashboard</w:delText>
        </w:r>
      </w:del>
    </w:p>
    <w:p w14:paraId="48B3C02D" w14:textId="155EBFF4" w:rsidR="006E2E60" w:rsidRPr="006E2E60" w:rsidDel="00186E25" w:rsidRDefault="006E2E60" w:rsidP="006E2E60">
      <w:pPr>
        <w:spacing w:after="0" w:line="240" w:lineRule="auto"/>
        <w:rPr>
          <w:del w:id="233" w:author="Deepa Belani     /RLGPBG-DOM/IBANK/MUM" w:date="2026-06-24T12:19:00Z" w16du:dateUtc="2026-06-24T06:49:00Z"/>
          <w:rFonts w:cstheme="minorHAnsi"/>
          <w:szCs w:val="22"/>
        </w:rPr>
      </w:pPr>
    </w:p>
    <w:p w14:paraId="178B33F8" w14:textId="08A98DBC" w:rsidR="005747C3" w:rsidRPr="006E2E60" w:rsidDel="00186E25" w:rsidRDefault="005747C3" w:rsidP="006E2E60">
      <w:pPr>
        <w:spacing w:after="0" w:line="240" w:lineRule="auto"/>
        <w:rPr>
          <w:del w:id="234" w:author="Deepa Belani     /RLGPBG-DOM/IBANK/MUM" w:date="2026-06-24T12:19:00Z" w16du:dateUtc="2026-06-24T06:49:00Z"/>
          <w:rFonts w:cstheme="minorHAnsi"/>
          <w:szCs w:val="22"/>
        </w:rPr>
      </w:pPr>
      <w:del w:id="235" w:author="Deepa Belani     /RLGPBG-DOM/IBANK/MUM" w:date="2026-06-24T12:19:00Z" w16du:dateUtc="2026-06-24T06:49:00Z">
        <w:r w:rsidRPr="006E2E60" w:rsidDel="00186E25">
          <w:rPr>
            <w:rFonts w:cstheme="minorHAnsi"/>
            <w:szCs w:val="22"/>
          </w:rPr>
          <w:delText>Phase 7: Documentation (1 week)</w:delText>
        </w:r>
      </w:del>
    </w:p>
    <w:p w14:paraId="5255804B" w14:textId="3A3054C1" w:rsidR="005747C3" w:rsidRPr="006E2E60" w:rsidDel="00186E25" w:rsidRDefault="005747C3" w:rsidP="006E2E60">
      <w:pPr>
        <w:spacing w:after="0" w:line="240" w:lineRule="auto"/>
        <w:rPr>
          <w:del w:id="236" w:author="Deepa Belani     /RLGPBG-DOM/IBANK/MUM" w:date="2026-06-24T12:19:00Z" w16du:dateUtc="2026-06-24T06:49:00Z"/>
          <w:rFonts w:cstheme="minorHAnsi"/>
          <w:szCs w:val="22"/>
        </w:rPr>
      </w:pPr>
      <w:del w:id="237" w:author="Deepa Belani     /RLGPBG-DOM/IBANK/MUM" w:date="2026-06-24T12:19:00Z" w16du:dateUtc="2026-06-24T06:49:00Z">
        <w:r w:rsidRPr="006E2E60" w:rsidDel="00186E25">
          <w:rPr>
            <w:rFonts w:cstheme="minorHAnsi"/>
            <w:szCs w:val="22"/>
          </w:rPr>
          <w:delText>- Create project report</w:delText>
        </w:r>
      </w:del>
    </w:p>
    <w:p w14:paraId="352796DC" w14:textId="34DCFAF9" w:rsidR="005747C3" w:rsidRPr="006E2E60" w:rsidDel="00186E25" w:rsidRDefault="005747C3" w:rsidP="006E2E60">
      <w:pPr>
        <w:spacing w:after="0" w:line="240" w:lineRule="auto"/>
        <w:rPr>
          <w:del w:id="238" w:author="Deepa Belani     /RLGPBG-DOM/IBANK/MUM" w:date="2026-06-24T12:19:00Z" w16du:dateUtc="2026-06-24T06:49:00Z"/>
          <w:rFonts w:cstheme="minorHAnsi"/>
          <w:szCs w:val="22"/>
        </w:rPr>
      </w:pPr>
      <w:del w:id="239" w:author="Deepa Belani     /RLGPBG-DOM/IBANK/MUM" w:date="2026-06-24T12:19:00Z" w16du:dateUtc="2026-06-24T06:49:00Z">
        <w:r w:rsidRPr="006E2E60" w:rsidDel="00186E25">
          <w:rPr>
            <w:rFonts w:cstheme="minorHAnsi"/>
            <w:szCs w:val="22"/>
          </w:rPr>
          <w:delText>- Prepare presentation</w:delText>
        </w:r>
      </w:del>
    </w:p>
    <w:p w14:paraId="4AD3590D" w14:textId="16B76E4A" w:rsidR="005747C3" w:rsidRPr="006E2E60" w:rsidDel="00186E25" w:rsidRDefault="005747C3" w:rsidP="006E2E60">
      <w:pPr>
        <w:spacing w:after="0" w:line="240" w:lineRule="auto"/>
        <w:rPr>
          <w:del w:id="240" w:author="Deepa Belani     /RLGPBG-DOM/IBANK/MUM" w:date="2026-06-24T12:19:00Z" w16du:dateUtc="2026-06-24T06:49:00Z"/>
          <w:rFonts w:cstheme="minorHAnsi"/>
          <w:szCs w:val="22"/>
        </w:rPr>
      </w:pPr>
      <w:del w:id="241" w:author="Deepa Belani     /RLGPBG-DOM/IBANK/MUM" w:date="2026-06-24T12:19:00Z" w16du:dateUtc="2026-06-24T06:49:00Z">
        <w:r w:rsidRPr="006E2E60" w:rsidDel="00186E25">
          <w:rPr>
            <w:rFonts w:cstheme="minorHAnsi"/>
            <w:szCs w:val="22"/>
          </w:rPr>
          <w:delText>- Document code</w:delText>
        </w:r>
      </w:del>
    </w:p>
    <w:p w14:paraId="290C2D7A" w14:textId="51188285" w:rsidR="005747C3" w:rsidRPr="006E2E60" w:rsidDel="00186E25" w:rsidRDefault="005747C3" w:rsidP="006E2E60">
      <w:pPr>
        <w:spacing w:after="0" w:line="240" w:lineRule="auto"/>
        <w:rPr>
          <w:del w:id="242" w:author="Deepa Belani     /RLGPBG-DOM/IBANK/MUM" w:date="2026-06-24T12:19:00Z" w16du:dateUtc="2026-06-24T06:49:00Z"/>
          <w:rFonts w:cstheme="minorHAnsi"/>
          <w:szCs w:val="22"/>
        </w:rPr>
      </w:pPr>
      <w:del w:id="243" w:author="Deepa Belani     /RLGPBG-DOM/IBANK/MUM" w:date="2026-06-24T12:19:00Z" w16du:dateUtc="2026-06-24T06:49:00Z">
        <w:r w:rsidRPr="006E2E60" w:rsidDel="00186E25">
          <w:rPr>
            <w:rFonts w:cstheme="minorHAnsi"/>
            <w:szCs w:val="22"/>
          </w:rPr>
          <w:delText>- Output: Complete deliverables</w:delText>
        </w:r>
      </w:del>
    </w:p>
    <w:p w14:paraId="34C38B12" w14:textId="77777777" w:rsidR="005747C3" w:rsidRDefault="005747C3" w:rsidP="006E2E60">
      <w:pPr>
        <w:spacing w:after="0" w:line="240" w:lineRule="auto"/>
        <w:rPr>
          <w:ins w:id="244" w:author="Deepa Belani     /RLGPBG-DOM/IBANK/MUM" w:date="2026-06-24T12:16:00Z" w16du:dateUtc="2026-06-24T06:46:00Z"/>
          <w:rFonts w:cstheme="minorHAnsi"/>
          <w:szCs w:val="22"/>
        </w:rPr>
      </w:pPr>
    </w:p>
    <w:tbl>
      <w:tblPr>
        <w:tblStyle w:val="TableGrid"/>
        <w:tblW w:w="0" w:type="auto"/>
        <w:tblLook w:val="04A0" w:firstRow="1" w:lastRow="0" w:firstColumn="1" w:lastColumn="0" w:noHBand="0" w:noVBand="1"/>
        <w:tblPrChange w:id="245" w:author="Deepa Belani     /RLGPBG-DOM/IBANK/MUM" w:date="2026-06-24T12:18:00Z" w16du:dateUtc="2026-06-24T06:48:00Z">
          <w:tblPr>
            <w:tblStyle w:val="TableGrid"/>
            <w:tblW w:w="0" w:type="auto"/>
            <w:tblLook w:val="04A0" w:firstRow="1" w:lastRow="0" w:firstColumn="1" w:lastColumn="0" w:noHBand="0" w:noVBand="1"/>
          </w:tblPr>
        </w:tblPrChange>
      </w:tblPr>
      <w:tblGrid>
        <w:gridCol w:w="1046"/>
        <w:gridCol w:w="1142"/>
        <w:gridCol w:w="1233"/>
        <w:gridCol w:w="1463"/>
        <w:gridCol w:w="1539"/>
        <w:gridCol w:w="1159"/>
        <w:gridCol w:w="1434"/>
        <w:tblGridChange w:id="246">
          <w:tblGrid>
            <w:gridCol w:w="1046"/>
            <w:gridCol w:w="64"/>
            <w:gridCol w:w="1078"/>
            <w:gridCol w:w="136"/>
            <w:gridCol w:w="894"/>
            <w:gridCol w:w="203"/>
            <w:gridCol w:w="1149"/>
            <w:gridCol w:w="314"/>
            <w:gridCol w:w="1355"/>
            <w:gridCol w:w="184"/>
            <w:gridCol w:w="1068"/>
            <w:gridCol w:w="91"/>
            <w:gridCol w:w="1434"/>
          </w:tblGrid>
        </w:tblGridChange>
      </w:tblGrid>
      <w:tr w:rsidR="00186E25" w:rsidRPr="00186E25" w14:paraId="0AA48558" w14:textId="77777777" w:rsidTr="00186E25">
        <w:trPr>
          <w:ins w:id="247" w:author="Deepa Belani     /RLGPBG-DOM/IBANK/MUM" w:date="2026-06-24T12:16:00Z"/>
        </w:trPr>
        <w:tc>
          <w:tcPr>
            <w:tcW w:w="1037" w:type="dxa"/>
            <w:tcPrChange w:id="248" w:author="Deepa Belani     /RLGPBG-DOM/IBANK/MUM" w:date="2026-06-24T12:18:00Z" w16du:dateUtc="2026-06-24T06:48:00Z">
              <w:tcPr>
                <w:tcW w:w="1223" w:type="dxa"/>
                <w:gridSpan w:val="2"/>
              </w:tcPr>
            </w:tcPrChange>
          </w:tcPr>
          <w:p w14:paraId="1E5B2DDB" w14:textId="6F364849" w:rsidR="00186E25" w:rsidRPr="00186E25" w:rsidRDefault="00186E25" w:rsidP="006E2E60">
            <w:pPr>
              <w:rPr>
                <w:ins w:id="249" w:author="Deepa Belani     /RLGPBG-DOM/IBANK/MUM" w:date="2026-06-24T12:16:00Z" w16du:dateUtc="2026-06-24T06:46:00Z"/>
                <w:rFonts w:cstheme="minorHAnsi"/>
                <w:b/>
                <w:bCs/>
                <w:szCs w:val="22"/>
                <w:rPrChange w:id="250" w:author="Deepa Belani     /RLGPBG-DOM/IBANK/MUM" w:date="2026-06-24T12:19:00Z" w16du:dateUtc="2026-06-24T06:49:00Z">
                  <w:rPr>
                    <w:ins w:id="251" w:author="Deepa Belani     /RLGPBG-DOM/IBANK/MUM" w:date="2026-06-24T12:16:00Z" w16du:dateUtc="2026-06-24T06:46:00Z"/>
                    <w:rFonts w:cstheme="minorHAnsi"/>
                    <w:szCs w:val="22"/>
                  </w:rPr>
                </w:rPrChange>
              </w:rPr>
            </w:pPr>
            <w:ins w:id="252" w:author="Deepa Belani     /RLGPBG-DOM/IBANK/MUM" w:date="2026-06-24T12:17:00Z" w16du:dateUtc="2026-06-24T06:47:00Z">
              <w:r w:rsidRPr="00186E25">
                <w:rPr>
                  <w:rFonts w:cstheme="minorHAnsi"/>
                  <w:b/>
                  <w:bCs/>
                  <w:szCs w:val="22"/>
                  <w:rPrChange w:id="253" w:author="Deepa Belani     /RLGPBG-DOM/IBANK/MUM" w:date="2026-06-24T12:19:00Z" w16du:dateUtc="2026-06-24T06:49:00Z">
                    <w:rPr>
                      <w:rFonts w:cstheme="minorHAnsi"/>
                      <w:szCs w:val="22"/>
                    </w:rPr>
                  </w:rPrChange>
                </w:rPr>
                <w:t>Phase 1: Data Processing (1 week)</w:t>
              </w:r>
            </w:ins>
          </w:p>
        </w:tc>
        <w:tc>
          <w:tcPr>
            <w:tcW w:w="1132" w:type="dxa"/>
            <w:tcPrChange w:id="254" w:author="Deepa Belani     /RLGPBG-DOM/IBANK/MUM" w:date="2026-06-24T12:18:00Z" w16du:dateUtc="2026-06-24T06:48:00Z">
              <w:tcPr>
                <w:tcW w:w="1281" w:type="dxa"/>
                <w:gridSpan w:val="2"/>
              </w:tcPr>
            </w:tcPrChange>
          </w:tcPr>
          <w:p w14:paraId="2AFAEC7F" w14:textId="41A9D9C2" w:rsidR="00186E25" w:rsidRPr="00186E25" w:rsidRDefault="00186E25" w:rsidP="006E2E60">
            <w:pPr>
              <w:rPr>
                <w:ins w:id="255" w:author="Deepa Belani     /RLGPBG-DOM/IBANK/MUM" w:date="2026-06-24T12:16:00Z" w16du:dateUtc="2026-06-24T06:46:00Z"/>
                <w:rFonts w:cstheme="minorHAnsi"/>
                <w:b/>
                <w:bCs/>
                <w:szCs w:val="22"/>
                <w:rPrChange w:id="256" w:author="Deepa Belani     /RLGPBG-DOM/IBANK/MUM" w:date="2026-06-24T12:19:00Z" w16du:dateUtc="2026-06-24T06:49:00Z">
                  <w:rPr>
                    <w:ins w:id="257" w:author="Deepa Belani     /RLGPBG-DOM/IBANK/MUM" w:date="2026-06-24T12:16:00Z" w16du:dateUtc="2026-06-24T06:46:00Z"/>
                    <w:rFonts w:cstheme="minorHAnsi"/>
                    <w:szCs w:val="22"/>
                  </w:rPr>
                </w:rPrChange>
              </w:rPr>
            </w:pPr>
            <w:ins w:id="258" w:author="Deepa Belani     /RLGPBG-DOM/IBANK/MUM" w:date="2026-06-24T12:17:00Z" w16du:dateUtc="2026-06-24T06:47:00Z">
              <w:r w:rsidRPr="00186E25">
                <w:rPr>
                  <w:rFonts w:cstheme="minorHAnsi"/>
                  <w:b/>
                  <w:bCs/>
                  <w:szCs w:val="22"/>
                  <w:rPrChange w:id="259" w:author="Deepa Belani     /RLGPBG-DOM/IBANK/MUM" w:date="2026-06-24T12:19:00Z" w16du:dateUtc="2026-06-24T06:49:00Z">
                    <w:rPr>
                      <w:rFonts w:cstheme="minorHAnsi"/>
                      <w:szCs w:val="22"/>
                    </w:rPr>
                  </w:rPrChange>
                </w:rPr>
                <w:t>Phase 2: Feature Engineering (1 week)</w:t>
              </w:r>
            </w:ins>
          </w:p>
        </w:tc>
        <w:tc>
          <w:tcPr>
            <w:tcW w:w="1241" w:type="dxa"/>
            <w:tcPrChange w:id="260" w:author="Deepa Belani     /RLGPBG-DOM/IBANK/MUM" w:date="2026-06-24T12:18:00Z" w16du:dateUtc="2026-06-24T06:48:00Z">
              <w:tcPr>
                <w:tcW w:w="1103" w:type="dxa"/>
              </w:tcPr>
            </w:tcPrChange>
          </w:tcPr>
          <w:p w14:paraId="774F97FA" w14:textId="176863E5" w:rsidR="00186E25" w:rsidRPr="00186E25" w:rsidRDefault="00186E25" w:rsidP="006E2E60">
            <w:pPr>
              <w:rPr>
                <w:ins w:id="261" w:author="Deepa Belani     /RLGPBG-DOM/IBANK/MUM" w:date="2026-06-24T12:16:00Z" w16du:dateUtc="2026-06-24T06:46:00Z"/>
                <w:rFonts w:cstheme="minorHAnsi"/>
                <w:b/>
                <w:bCs/>
                <w:szCs w:val="22"/>
                <w:rPrChange w:id="262" w:author="Deepa Belani     /RLGPBG-DOM/IBANK/MUM" w:date="2026-06-24T12:19:00Z" w16du:dateUtc="2026-06-24T06:49:00Z">
                  <w:rPr>
                    <w:ins w:id="263" w:author="Deepa Belani     /RLGPBG-DOM/IBANK/MUM" w:date="2026-06-24T12:16:00Z" w16du:dateUtc="2026-06-24T06:46:00Z"/>
                    <w:rFonts w:cstheme="minorHAnsi"/>
                    <w:szCs w:val="22"/>
                  </w:rPr>
                </w:rPrChange>
              </w:rPr>
            </w:pPr>
            <w:ins w:id="264" w:author="Deepa Belani     /RLGPBG-DOM/IBANK/MUM" w:date="2026-06-24T12:17:00Z" w16du:dateUtc="2026-06-24T06:47:00Z">
              <w:r w:rsidRPr="00186E25">
                <w:rPr>
                  <w:rFonts w:cstheme="minorHAnsi"/>
                  <w:b/>
                  <w:bCs/>
                  <w:szCs w:val="22"/>
                  <w:rPrChange w:id="265" w:author="Deepa Belani     /RLGPBG-DOM/IBANK/MUM" w:date="2026-06-24T12:19:00Z" w16du:dateUtc="2026-06-24T06:49:00Z">
                    <w:rPr>
                      <w:rFonts w:cstheme="minorHAnsi"/>
                      <w:szCs w:val="22"/>
                    </w:rPr>
                  </w:rPrChange>
                </w:rPr>
                <w:t>Phase 3: EDA and Analysis (1 week)</w:t>
              </w:r>
            </w:ins>
          </w:p>
        </w:tc>
        <w:tc>
          <w:tcPr>
            <w:tcW w:w="1473" w:type="dxa"/>
            <w:tcPrChange w:id="266" w:author="Deepa Belani     /RLGPBG-DOM/IBANK/MUM" w:date="2026-06-24T12:18:00Z" w16du:dateUtc="2026-06-24T06:48:00Z">
              <w:tcPr>
                <w:tcW w:w="1421" w:type="dxa"/>
                <w:gridSpan w:val="2"/>
              </w:tcPr>
            </w:tcPrChange>
          </w:tcPr>
          <w:p w14:paraId="43865BD7" w14:textId="30F59BF1" w:rsidR="00186E25" w:rsidRPr="00186E25" w:rsidRDefault="00186E25" w:rsidP="006E2E60">
            <w:pPr>
              <w:rPr>
                <w:ins w:id="267" w:author="Deepa Belani     /RLGPBG-DOM/IBANK/MUM" w:date="2026-06-24T12:16:00Z" w16du:dateUtc="2026-06-24T06:46:00Z"/>
                <w:rFonts w:cstheme="minorHAnsi"/>
                <w:b/>
                <w:bCs/>
                <w:szCs w:val="22"/>
                <w:rPrChange w:id="268" w:author="Deepa Belani     /RLGPBG-DOM/IBANK/MUM" w:date="2026-06-24T12:19:00Z" w16du:dateUtc="2026-06-24T06:49:00Z">
                  <w:rPr>
                    <w:ins w:id="269" w:author="Deepa Belani     /RLGPBG-DOM/IBANK/MUM" w:date="2026-06-24T12:16:00Z" w16du:dateUtc="2026-06-24T06:46:00Z"/>
                    <w:rFonts w:cstheme="minorHAnsi"/>
                    <w:szCs w:val="22"/>
                  </w:rPr>
                </w:rPrChange>
              </w:rPr>
            </w:pPr>
            <w:ins w:id="270" w:author="Deepa Belani     /RLGPBG-DOM/IBANK/MUM" w:date="2026-06-24T12:17:00Z" w16du:dateUtc="2026-06-24T06:47:00Z">
              <w:r w:rsidRPr="00186E25">
                <w:rPr>
                  <w:rFonts w:cstheme="minorHAnsi"/>
                  <w:b/>
                  <w:bCs/>
                  <w:szCs w:val="22"/>
                  <w:rPrChange w:id="271" w:author="Deepa Belani     /RLGPBG-DOM/IBANK/MUM" w:date="2026-06-24T12:19:00Z" w16du:dateUtc="2026-06-24T06:49:00Z">
                    <w:rPr>
                      <w:rFonts w:cstheme="minorHAnsi"/>
                      <w:szCs w:val="22"/>
                    </w:rPr>
                  </w:rPrChange>
                </w:rPr>
                <w:t>Phase 4: Model Development (2 weeks)</w:t>
              </w:r>
            </w:ins>
          </w:p>
        </w:tc>
        <w:tc>
          <w:tcPr>
            <w:tcW w:w="1549" w:type="dxa"/>
            <w:tcPrChange w:id="272" w:author="Deepa Belani     /RLGPBG-DOM/IBANK/MUM" w:date="2026-06-24T12:18:00Z" w16du:dateUtc="2026-06-24T06:48:00Z">
              <w:tcPr>
                <w:tcW w:w="1069" w:type="dxa"/>
                <w:gridSpan w:val="2"/>
              </w:tcPr>
            </w:tcPrChange>
          </w:tcPr>
          <w:p w14:paraId="147E1110" w14:textId="13D4422E" w:rsidR="00186E25" w:rsidRPr="00186E25" w:rsidRDefault="00186E25" w:rsidP="006E2E60">
            <w:pPr>
              <w:rPr>
                <w:ins w:id="273" w:author="Deepa Belani     /RLGPBG-DOM/IBANK/MUM" w:date="2026-06-24T12:16:00Z" w16du:dateUtc="2026-06-24T06:46:00Z"/>
                <w:rFonts w:cstheme="minorHAnsi"/>
                <w:b/>
                <w:bCs/>
                <w:szCs w:val="22"/>
                <w:rPrChange w:id="274" w:author="Deepa Belani     /RLGPBG-DOM/IBANK/MUM" w:date="2026-06-24T12:19:00Z" w16du:dateUtc="2026-06-24T06:49:00Z">
                  <w:rPr>
                    <w:ins w:id="275" w:author="Deepa Belani     /RLGPBG-DOM/IBANK/MUM" w:date="2026-06-24T12:16:00Z" w16du:dateUtc="2026-06-24T06:46:00Z"/>
                    <w:rFonts w:cstheme="minorHAnsi"/>
                    <w:szCs w:val="22"/>
                  </w:rPr>
                </w:rPrChange>
              </w:rPr>
            </w:pPr>
            <w:ins w:id="276" w:author="Deepa Belani     /RLGPBG-DOM/IBANK/MUM" w:date="2026-06-24T12:17:00Z" w16du:dateUtc="2026-06-24T06:47:00Z">
              <w:r w:rsidRPr="00186E25">
                <w:rPr>
                  <w:rFonts w:cstheme="minorHAnsi"/>
                  <w:b/>
                  <w:bCs/>
                  <w:szCs w:val="22"/>
                  <w:rPrChange w:id="277" w:author="Deepa Belani     /RLGPBG-DOM/IBANK/MUM" w:date="2026-06-24T12:19:00Z" w16du:dateUtc="2026-06-24T06:49:00Z">
                    <w:rPr>
                      <w:rFonts w:cstheme="minorHAnsi"/>
                      <w:szCs w:val="22"/>
                    </w:rPr>
                  </w:rPrChange>
                </w:rPr>
                <w:t>Phase 5: Risk Scoring (1 week)</w:t>
              </w:r>
            </w:ins>
          </w:p>
        </w:tc>
        <w:tc>
          <w:tcPr>
            <w:tcW w:w="1167" w:type="dxa"/>
            <w:tcPrChange w:id="278" w:author="Deepa Belani     /RLGPBG-DOM/IBANK/MUM" w:date="2026-06-24T12:18:00Z" w16du:dateUtc="2026-06-24T06:48:00Z">
              <w:tcPr>
                <w:tcW w:w="1315" w:type="dxa"/>
                <w:gridSpan w:val="2"/>
              </w:tcPr>
            </w:tcPrChange>
          </w:tcPr>
          <w:p w14:paraId="43615101" w14:textId="600E94D4" w:rsidR="00186E25" w:rsidRPr="00186E25" w:rsidRDefault="00186E25" w:rsidP="006E2E60">
            <w:pPr>
              <w:rPr>
                <w:ins w:id="279" w:author="Deepa Belani     /RLGPBG-DOM/IBANK/MUM" w:date="2026-06-24T12:16:00Z" w16du:dateUtc="2026-06-24T06:46:00Z"/>
                <w:rFonts w:cstheme="minorHAnsi"/>
                <w:b/>
                <w:bCs/>
                <w:szCs w:val="22"/>
                <w:rPrChange w:id="280" w:author="Deepa Belani     /RLGPBG-DOM/IBANK/MUM" w:date="2026-06-24T12:19:00Z" w16du:dateUtc="2026-06-24T06:49:00Z">
                  <w:rPr>
                    <w:ins w:id="281" w:author="Deepa Belani     /RLGPBG-DOM/IBANK/MUM" w:date="2026-06-24T12:16:00Z" w16du:dateUtc="2026-06-24T06:46:00Z"/>
                    <w:rFonts w:cstheme="minorHAnsi"/>
                    <w:szCs w:val="22"/>
                  </w:rPr>
                </w:rPrChange>
              </w:rPr>
            </w:pPr>
            <w:ins w:id="282" w:author="Deepa Belani     /RLGPBG-DOM/IBANK/MUM" w:date="2026-06-24T12:17:00Z" w16du:dateUtc="2026-06-24T06:47:00Z">
              <w:r w:rsidRPr="00186E25">
                <w:rPr>
                  <w:rFonts w:cstheme="minorHAnsi"/>
                  <w:b/>
                  <w:bCs/>
                  <w:szCs w:val="22"/>
                  <w:rPrChange w:id="283" w:author="Deepa Belani     /RLGPBG-DOM/IBANK/MUM" w:date="2026-06-24T12:19:00Z" w16du:dateUtc="2026-06-24T06:49:00Z">
                    <w:rPr>
                      <w:rFonts w:cstheme="minorHAnsi"/>
                      <w:szCs w:val="22"/>
                    </w:rPr>
                  </w:rPrChange>
                </w:rPr>
                <w:t>Phase 6: Dashboard (1 week)</w:t>
              </w:r>
            </w:ins>
          </w:p>
        </w:tc>
        <w:tc>
          <w:tcPr>
            <w:tcW w:w="1417" w:type="dxa"/>
            <w:tcPrChange w:id="284" w:author="Deepa Belani     /RLGPBG-DOM/IBANK/MUM" w:date="2026-06-24T12:18:00Z" w16du:dateUtc="2026-06-24T06:48:00Z">
              <w:tcPr>
                <w:tcW w:w="1604" w:type="dxa"/>
                <w:gridSpan w:val="2"/>
              </w:tcPr>
            </w:tcPrChange>
          </w:tcPr>
          <w:p w14:paraId="076D6411" w14:textId="2E352B0A" w:rsidR="00186E25" w:rsidRPr="00186E25" w:rsidRDefault="00186E25" w:rsidP="006E2E60">
            <w:pPr>
              <w:rPr>
                <w:ins w:id="285" w:author="Deepa Belani     /RLGPBG-DOM/IBANK/MUM" w:date="2026-06-24T12:16:00Z" w16du:dateUtc="2026-06-24T06:46:00Z"/>
                <w:rFonts w:cstheme="minorHAnsi"/>
                <w:b/>
                <w:bCs/>
                <w:szCs w:val="22"/>
                <w:rPrChange w:id="286" w:author="Deepa Belani     /RLGPBG-DOM/IBANK/MUM" w:date="2026-06-24T12:19:00Z" w16du:dateUtc="2026-06-24T06:49:00Z">
                  <w:rPr>
                    <w:ins w:id="287" w:author="Deepa Belani     /RLGPBG-DOM/IBANK/MUM" w:date="2026-06-24T12:16:00Z" w16du:dateUtc="2026-06-24T06:46:00Z"/>
                    <w:rFonts w:cstheme="minorHAnsi"/>
                    <w:szCs w:val="22"/>
                  </w:rPr>
                </w:rPrChange>
              </w:rPr>
            </w:pPr>
            <w:ins w:id="288" w:author="Deepa Belani     /RLGPBG-DOM/IBANK/MUM" w:date="2026-06-24T12:17:00Z" w16du:dateUtc="2026-06-24T06:47:00Z">
              <w:r w:rsidRPr="00186E25">
                <w:rPr>
                  <w:rFonts w:cstheme="minorHAnsi"/>
                  <w:b/>
                  <w:bCs/>
                  <w:szCs w:val="22"/>
                  <w:rPrChange w:id="289" w:author="Deepa Belani     /RLGPBG-DOM/IBANK/MUM" w:date="2026-06-24T12:19:00Z" w16du:dateUtc="2026-06-24T06:49:00Z">
                    <w:rPr>
                      <w:rFonts w:cstheme="minorHAnsi"/>
                      <w:szCs w:val="22"/>
                    </w:rPr>
                  </w:rPrChange>
                </w:rPr>
                <w:t>Phase 7: Documentation (1 week)</w:t>
              </w:r>
            </w:ins>
          </w:p>
        </w:tc>
      </w:tr>
      <w:tr w:rsidR="00186E25" w14:paraId="5CE01511" w14:textId="77777777" w:rsidTr="00186E25">
        <w:trPr>
          <w:ins w:id="290" w:author="Deepa Belani     /RLGPBG-DOM/IBANK/MUM" w:date="2026-06-24T12:16:00Z"/>
        </w:trPr>
        <w:tc>
          <w:tcPr>
            <w:tcW w:w="1037" w:type="dxa"/>
            <w:tcPrChange w:id="291" w:author="Deepa Belani     /RLGPBG-DOM/IBANK/MUM" w:date="2026-06-24T12:18:00Z" w16du:dateUtc="2026-06-24T06:48:00Z">
              <w:tcPr>
                <w:tcW w:w="1223" w:type="dxa"/>
                <w:gridSpan w:val="2"/>
              </w:tcPr>
            </w:tcPrChange>
          </w:tcPr>
          <w:p w14:paraId="649C380A" w14:textId="4A6E76AA" w:rsidR="00186E25" w:rsidRDefault="00186E25" w:rsidP="00186E25">
            <w:pPr>
              <w:rPr>
                <w:ins w:id="292" w:author="Deepa Belani     /RLGPBG-DOM/IBANK/MUM" w:date="2026-06-24T12:16:00Z" w16du:dateUtc="2026-06-24T06:46:00Z"/>
                <w:rFonts w:cstheme="minorHAnsi"/>
                <w:szCs w:val="22"/>
              </w:rPr>
            </w:pPr>
            <w:ins w:id="293" w:author="Deepa Belani     /RLGPBG-DOM/IBANK/MUM" w:date="2026-06-24T12:19:00Z" w16du:dateUtc="2026-06-24T06:49:00Z">
              <w:r w:rsidRPr="00F214ED">
                <w:rPr>
                  <w:rFonts w:cstheme="minorHAnsi"/>
                  <w:szCs w:val="22"/>
                </w:rPr>
                <w:t>- Load and merge data sources</w:t>
              </w:r>
            </w:ins>
          </w:p>
        </w:tc>
        <w:tc>
          <w:tcPr>
            <w:tcW w:w="1132" w:type="dxa"/>
            <w:tcPrChange w:id="294" w:author="Deepa Belani     /RLGPBG-DOM/IBANK/MUM" w:date="2026-06-24T12:18:00Z" w16du:dateUtc="2026-06-24T06:48:00Z">
              <w:tcPr>
                <w:tcW w:w="1281" w:type="dxa"/>
                <w:gridSpan w:val="2"/>
              </w:tcPr>
            </w:tcPrChange>
          </w:tcPr>
          <w:p w14:paraId="581EC4E1" w14:textId="38A82BF5" w:rsidR="00186E25" w:rsidRDefault="00186E25" w:rsidP="00186E25">
            <w:pPr>
              <w:rPr>
                <w:ins w:id="295" w:author="Deepa Belani     /RLGPBG-DOM/IBANK/MUM" w:date="2026-06-24T12:16:00Z" w16du:dateUtc="2026-06-24T06:46:00Z"/>
                <w:rFonts w:cstheme="minorHAnsi"/>
                <w:szCs w:val="22"/>
              </w:rPr>
            </w:pPr>
            <w:ins w:id="296" w:author="Deepa Belani     /RLGPBG-DOM/IBANK/MUM" w:date="2026-06-24T12:19:00Z" w16du:dateUtc="2026-06-24T06:49:00Z">
              <w:r w:rsidRPr="00CC346B">
                <w:rPr>
                  <w:rFonts w:cstheme="minorHAnsi"/>
                  <w:szCs w:val="22"/>
                </w:rPr>
                <w:t>- Create aggregated risk scores</w:t>
              </w:r>
            </w:ins>
          </w:p>
        </w:tc>
        <w:tc>
          <w:tcPr>
            <w:tcW w:w="1241" w:type="dxa"/>
            <w:tcPrChange w:id="297" w:author="Deepa Belani     /RLGPBG-DOM/IBANK/MUM" w:date="2026-06-24T12:18:00Z" w16du:dateUtc="2026-06-24T06:48:00Z">
              <w:tcPr>
                <w:tcW w:w="1103" w:type="dxa"/>
              </w:tcPr>
            </w:tcPrChange>
          </w:tcPr>
          <w:p w14:paraId="2F73BF23" w14:textId="2EE8A209" w:rsidR="00186E25" w:rsidRDefault="00186E25" w:rsidP="00186E25">
            <w:pPr>
              <w:rPr>
                <w:ins w:id="298" w:author="Deepa Belani     /RLGPBG-DOM/IBANK/MUM" w:date="2026-06-24T12:16:00Z" w16du:dateUtc="2026-06-24T06:46:00Z"/>
                <w:rFonts w:cstheme="minorHAnsi"/>
                <w:szCs w:val="22"/>
              </w:rPr>
            </w:pPr>
            <w:ins w:id="299" w:author="Deepa Belani     /RLGPBG-DOM/IBANK/MUM" w:date="2026-06-24T12:19:00Z" w16du:dateUtc="2026-06-24T06:49:00Z">
              <w:r w:rsidRPr="002322EC">
                <w:rPr>
                  <w:rFonts w:cstheme="minorHAnsi"/>
                  <w:szCs w:val="22"/>
                </w:rPr>
                <w:t>- Generate visualizations</w:t>
              </w:r>
            </w:ins>
          </w:p>
        </w:tc>
        <w:tc>
          <w:tcPr>
            <w:tcW w:w="1473" w:type="dxa"/>
            <w:tcPrChange w:id="300" w:author="Deepa Belani     /RLGPBG-DOM/IBANK/MUM" w:date="2026-06-24T12:18:00Z" w16du:dateUtc="2026-06-24T06:48:00Z">
              <w:tcPr>
                <w:tcW w:w="1421" w:type="dxa"/>
                <w:gridSpan w:val="2"/>
              </w:tcPr>
            </w:tcPrChange>
          </w:tcPr>
          <w:p w14:paraId="06785B90" w14:textId="1A5520A3" w:rsidR="00186E25" w:rsidRDefault="00186E25" w:rsidP="00186E25">
            <w:pPr>
              <w:rPr>
                <w:ins w:id="301" w:author="Deepa Belani     /RLGPBG-DOM/IBANK/MUM" w:date="2026-06-24T12:16:00Z" w16du:dateUtc="2026-06-24T06:46:00Z"/>
                <w:rFonts w:cstheme="minorHAnsi"/>
                <w:szCs w:val="22"/>
              </w:rPr>
            </w:pPr>
            <w:ins w:id="302" w:author="Deepa Belani     /RLGPBG-DOM/IBANK/MUM" w:date="2026-06-24T12:18:00Z" w16du:dateUtc="2026-06-24T06:48:00Z">
              <w:r w:rsidRPr="00B20C16">
                <w:rPr>
                  <w:rFonts w:cstheme="minorHAnsi"/>
                  <w:szCs w:val="22"/>
                </w:rPr>
                <w:t>- Train multiple models</w:t>
              </w:r>
            </w:ins>
          </w:p>
        </w:tc>
        <w:tc>
          <w:tcPr>
            <w:tcW w:w="1549" w:type="dxa"/>
            <w:tcPrChange w:id="303" w:author="Deepa Belani     /RLGPBG-DOM/IBANK/MUM" w:date="2026-06-24T12:18:00Z" w16du:dateUtc="2026-06-24T06:48:00Z">
              <w:tcPr>
                <w:tcW w:w="1069" w:type="dxa"/>
                <w:gridSpan w:val="2"/>
              </w:tcPr>
            </w:tcPrChange>
          </w:tcPr>
          <w:p w14:paraId="525D5F7B" w14:textId="098C3B4B" w:rsidR="00186E25" w:rsidRDefault="00186E25" w:rsidP="00186E25">
            <w:pPr>
              <w:rPr>
                <w:ins w:id="304" w:author="Deepa Belani     /RLGPBG-DOM/IBANK/MUM" w:date="2026-06-24T12:16:00Z" w16du:dateUtc="2026-06-24T06:46:00Z"/>
                <w:rFonts w:cstheme="minorHAnsi"/>
                <w:szCs w:val="22"/>
              </w:rPr>
            </w:pPr>
            <w:ins w:id="305" w:author="Deepa Belani     /RLGPBG-DOM/IBANK/MUM" w:date="2026-06-24T12:18:00Z" w16du:dateUtc="2026-06-24T06:48:00Z">
              <w:r w:rsidRPr="00CC0B8A">
                <w:rPr>
                  <w:rFonts w:cstheme="minorHAnsi"/>
                  <w:szCs w:val="22"/>
                </w:rPr>
                <w:t>- Build risk tier logic</w:t>
              </w:r>
            </w:ins>
          </w:p>
        </w:tc>
        <w:tc>
          <w:tcPr>
            <w:tcW w:w="1167" w:type="dxa"/>
            <w:tcPrChange w:id="306" w:author="Deepa Belani     /RLGPBG-DOM/IBANK/MUM" w:date="2026-06-24T12:18:00Z" w16du:dateUtc="2026-06-24T06:48:00Z">
              <w:tcPr>
                <w:tcW w:w="1315" w:type="dxa"/>
                <w:gridSpan w:val="2"/>
              </w:tcPr>
            </w:tcPrChange>
          </w:tcPr>
          <w:p w14:paraId="6324C60D" w14:textId="4043CF79" w:rsidR="00186E25" w:rsidRDefault="00186E25" w:rsidP="00186E25">
            <w:pPr>
              <w:rPr>
                <w:ins w:id="307" w:author="Deepa Belani     /RLGPBG-DOM/IBANK/MUM" w:date="2026-06-24T12:16:00Z" w16du:dateUtc="2026-06-24T06:46:00Z"/>
                <w:rFonts w:cstheme="minorHAnsi"/>
                <w:szCs w:val="22"/>
              </w:rPr>
            </w:pPr>
            <w:ins w:id="308" w:author="Deepa Belani     /RLGPBG-DOM/IBANK/MUM" w:date="2026-06-24T12:18:00Z" w16du:dateUtc="2026-06-24T06:48:00Z">
              <w:r w:rsidRPr="006555A2">
                <w:rPr>
                  <w:rFonts w:cstheme="minorHAnsi"/>
                  <w:szCs w:val="22"/>
                </w:rPr>
                <w:t>- Design interactive dashboard</w:t>
              </w:r>
            </w:ins>
          </w:p>
        </w:tc>
        <w:tc>
          <w:tcPr>
            <w:tcW w:w="1417" w:type="dxa"/>
            <w:tcPrChange w:id="309" w:author="Deepa Belani     /RLGPBG-DOM/IBANK/MUM" w:date="2026-06-24T12:18:00Z" w16du:dateUtc="2026-06-24T06:48:00Z">
              <w:tcPr>
                <w:tcW w:w="1604" w:type="dxa"/>
                <w:gridSpan w:val="2"/>
              </w:tcPr>
            </w:tcPrChange>
          </w:tcPr>
          <w:p w14:paraId="14CECECC" w14:textId="0CBBA105" w:rsidR="00186E25" w:rsidRDefault="00186E25" w:rsidP="00186E25">
            <w:pPr>
              <w:rPr>
                <w:ins w:id="310" w:author="Deepa Belani     /RLGPBG-DOM/IBANK/MUM" w:date="2026-06-24T12:16:00Z" w16du:dateUtc="2026-06-24T06:46:00Z"/>
                <w:rFonts w:cstheme="minorHAnsi"/>
                <w:szCs w:val="22"/>
              </w:rPr>
            </w:pPr>
            <w:ins w:id="311" w:author="Deepa Belani     /RLGPBG-DOM/IBANK/MUM" w:date="2026-06-24T12:18:00Z" w16du:dateUtc="2026-06-24T06:48:00Z">
              <w:r w:rsidRPr="00A975AF">
                <w:rPr>
                  <w:rFonts w:cstheme="minorHAnsi"/>
                  <w:szCs w:val="22"/>
                </w:rPr>
                <w:t>- Create project report</w:t>
              </w:r>
            </w:ins>
          </w:p>
        </w:tc>
      </w:tr>
      <w:tr w:rsidR="00186E25" w14:paraId="67D69559" w14:textId="77777777" w:rsidTr="00186E25">
        <w:trPr>
          <w:ins w:id="312" w:author="Deepa Belani     /RLGPBG-DOM/IBANK/MUM" w:date="2026-06-24T12:16:00Z"/>
        </w:trPr>
        <w:tc>
          <w:tcPr>
            <w:tcW w:w="1037" w:type="dxa"/>
            <w:tcPrChange w:id="313" w:author="Deepa Belani     /RLGPBG-DOM/IBANK/MUM" w:date="2026-06-24T12:18:00Z" w16du:dateUtc="2026-06-24T06:48:00Z">
              <w:tcPr>
                <w:tcW w:w="1223" w:type="dxa"/>
                <w:gridSpan w:val="2"/>
              </w:tcPr>
            </w:tcPrChange>
          </w:tcPr>
          <w:p w14:paraId="1B95066B" w14:textId="0ACB3EDD" w:rsidR="00186E25" w:rsidRDefault="00186E25" w:rsidP="00186E25">
            <w:pPr>
              <w:rPr>
                <w:ins w:id="314" w:author="Deepa Belani     /RLGPBG-DOM/IBANK/MUM" w:date="2026-06-24T12:16:00Z" w16du:dateUtc="2026-06-24T06:46:00Z"/>
                <w:rFonts w:cstheme="minorHAnsi"/>
                <w:szCs w:val="22"/>
              </w:rPr>
            </w:pPr>
            <w:ins w:id="315" w:author="Deepa Belani     /RLGPBG-DOM/IBANK/MUM" w:date="2026-06-24T12:19:00Z" w16du:dateUtc="2026-06-24T06:49:00Z">
              <w:r w:rsidRPr="00F214ED">
                <w:rPr>
                  <w:rFonts w:cstheme="minorHAnsi"/>
                  <w:szCs w:val="22"/>
                </w:rPr>
                <w:t>- Handle missing values</w:t>
              </w:r>
            </w:ins>
          </w:p>
        </w:tc>
        <w:tc>
          <w:tcPr>
            <w:tcW w:w="1132" w:type="dxa"/>
            <w:tcPrChange w:id="316" w:author="Deepa Belani     /RLGPBG-DOM/IBANK/MUM" w:date="2026-06-24T12:18:00Z" w16du:dateUtc="2026-06-24T06:48:00Z">
              <w:tcPr>
                <w:tcW w:w="1281" w:type="dxa"/>
                <w:gridSpan w:val="2"/>
              </w:tcPr>
            </w:tcPrChange>
          </w:tcPr>
          <w:p w14:paraId="3F23F729" w14:textId="26AB25BB" w:rsidR="00186E25" w:rsidRDefault="00186E25" w:rsidP="00186E25">
            <w:pPr>
              <w:rPr>
                <w:ins w:id="317" w:author="Deepa Belani     /RLGPBG-DOM/IBANK/MUM" w:date="2026-06-24T12:16:00Z" w16du:dateUtc="2026-06-24T06:46:00Z"/>
                <w:rFonts w:cstheme="minorHAnsi"/>
                <w:szCs w:val="22"/>
              </w:rPr>
            </w:pPr>
            <w:ins w:id="318" w:author="Deepa Belani     /RLGPBG-DOM/IBANK/MUM" w:date="2026-06-24T12:19:00Z" w16du:dateUtc="2026-06-24T06:49:00Z">
              <w:r w:rsidRPr="00CC346B">
                <w:rPr>
                  <w:rFonts w:cstheme="minorHAnsi"/>
                  <w:szCs w:val="22"/>
                </w:rPr>
                <w:t>- Generate time-based features</w:t>
              </w:r>
            </w:ins>
          </w:p>
        </w:tc>
        <w:tc>
          <w:tcPr>
            <w:tcW w:w="1241" w:type="dxa"/>
            <w:tcPrChange w:id="319" w:author="Deepa Belani     /RLGPBG-DOM/IBANK/MUM" w:date="2026-06-24T12:18:00Z" w16du:dateUtc="2026-06-24T06:48:00Z">
              <w:tcPr>
                <w:tcW w:w="1103" w:type="dxa"/>
              </w:tcPr>
            </w:tcPrChange>
          </w:tcPr>
          <w:p w14:paraId="61CDB3E3" w14:textId="2D9CFBCD" w:rsidR="00186E25" w:rsidRDefault="00186E25" w:rsidP="00186E25">
            <w:pPr>
              <w:rPr>
                <w:ins w:id="320" w:author="Deepa Belani     /RLGPBG-DOM/IBANK/MUM" w:date="2026-06-24T12:16:00Z" w16du:dateUtc="2026-06-24T06:46:00Z"/>
                <w:rFonts w:cstheme="minorHAnsi"/>
                <w:szCs w:val="22"/>
              </w:rPr>
            </w:pPr>
            <w:ins w:id="321" w:author="Deepa Belani     /RLGPBG-DOM/IBANK/MUM" w:date="2026-06-24T12:19:00Z" w16du:dateUtc="2026-06-24T06:49:00Z">
              <w:r w:rsidRPr="002322EC">
                <w:rPr>
                  <w:rFonts w:cstheme="minorHAnsi"/>
                  <w:szCs w:val="22"/>
                </w:rPr>
                <w:t>- Identify key patterns</w:t>
              </w:r>
            </w:ins>
          </w:p>
        </w:tc>
        <w:tc>
          <w:tcPr>
            <w:tcW w:w="1473" w:type="dxa"/>
            <w:tcPrChange w:id="322" w:author="Deepa Belani     /RLGPBG-DOM/IBANK/MUM" w:date="2026-06-24T12:18:00Z" w16du:dateUtc="2026-06-24T06:48:00Z">
              <w:tcPr>
                <w:tcW w:w="1421" w:type="dxa"/>
                <w:gridSpan w:val="2"/>
              </w:tcPr>
            </w:tcPrChange>
          </w:tcPr>
          <w:p w14:paraId="2B7AFD0F" w14:textId="4ED1D692" w:rsidR="00186E25" w:rsidRDefault="00186E25" w:rsidP="00186E25">
            <w:pPr>
              <w:rPr>
                <w:ins w:id="323" w:author="Deepa Belani     /RLGPBG-DOM/IBANK/MUM" w:date="2026-06-24T12:16:00Z" w16du:dateUtc="2026-06-24T06:46:00Z"/>
                <w:rFonts w:cstheme="minorHAnsi"/>
                <w:szCs w:val="22"/>
              </w:rPr>
            </w:pPr>
            <w:ins w:id="324" w:author="Deepa Belani     /RLGPBG-DOM/IBANK/MUM" w:date="2026-06-24T12:18:00Z" w16du:dateUtc="2026-06-24T06:48:00Z">
              <w:r w:rsidRPr="00B20C16">
                <w:rPr>
                  <w:rFonts w:cstheme="minorHAnsi"/>
                  <w:szCs w:val="22"/>
                </w:rPr>
                <w:t>- Perform hyperparameter tuning</w:t>
              </w:r>
            </w:ins>
          </w:p>
        </w:tc>
        <w:tc>
          <w:tcPr>
            <w:tcW w:w="1549" w:type="dxa"/>
            <w:tcPrChange w:id="325" w:author="Deepa Belani     /RLGPBG-DOM/IBANK/MUM" w:date="2026-06-24T12:18:00Z" w16du:dateUtc="2026-06-24T06:48:00Z">
              <w:tcPr>
                <w:tcW w:w="1069" w:type="dxa"/>
                <w:gridSpan w:val="2"/>
              </w:tcPr>
            </w:tcPrChange>
          </w:tcPr>
          <w:p w14:paraId="284AEA03" w14:textId="63CB52D5" w:rsidR="00186E25" w:rsidRDefault="00186E25" w:rsidP="00186E25">
            <w:pPr>
              <w:rPr>
                <w:ins w:id="326" w:author="Deepa Belani     /RLGPBG-DOM/IBANK/MUM" w:date="2026-06-24T12:16:00Z" w16du:dateUtc="2026-06-24T06:46:00Z"/>
                <w:rFonts w:cstheme="minorHAnsi"/>
                <w:szCs w:val="22"/>
              </w:rPr>
            </w:pPr>
            <w:ins w:id="327" w:author="Deepa Belani     /RLGPBG-DOM/IBANK/MUM" w:date="2026-06-24T12:18:00Z" w16du:dateUtc="2026-06-24T06:48:00Z">
              <w:r w:rsidRPr="00CC0B8A">
                <w:rPr>
                  <w:rFonts w:cstheme="minorHAnsi"/>
                  <w:szCs w:val="22"/>
                </w:rPr>
                <w:t>- Create intervention mapping</w:t>
              </w:r>
            </w:ins>
          </w:p>
        </w:tc>
        <w:tc>
          <w:tcPr>
            <w:tcW w:w="1167" w:type="dxa"/>
            <w:tcPrChange w:id="328" w:author="Deepa Belani     /RLGPBG-DOM/IBANK/MUM" w:date="2026-06-24T12:18:00Z" w16du:dateUtc="2026-06-24T06:48:00Z">
              <w:tcPr>
                <w:tcW w:w="1315" w:type="dxa"/>
                <w:gridSpan w:val="2"/>
              </w:tcPr>
            </w:tcPrChange>
          </w:tcPr>
          <w:p w14:paraId="5D004C74" w14:textId="047B1C71" w:rsidR="00186E25" w:rsidRDefault="00186E25" w:rsidP="00186E25">
            <w:pPr>
              <w:rPr>
                <w:ins w:id="329" w:author="Deepa Belani     /RLGPBG-DOM/IBANK/MUM" w:date="2026-06-24T12:16:00Z" w16du:dateUtc="2026-06-24T06:46:00Z"/>
                <w:rFonts w:cstheme="minorHAnsi"/>
                <w:szCs w:val="22"/>
              </w:rPr>
            </w:pPr>
            <w:ins w:id="330" w:author="Deepa Belani     /RLGPBG-DOM/IBANK/MUM" w:date="2026-06-24T12:18:00Z" w16du:dateUtc="2026-06-24T06:48:00Z">
              <w:r w:rsidRPr="006555A2">
                <w:rPr>
                  <w:rFonts w:cstheme="minorHAnsi"/>
                  <w:szCs w:val="22"/>
                </w:rPr>
                <w:t>- Implement visualization</w:t>
              </w:r>
            </w:ins>
          </w:p>
        </w:tc>
        <w:tc>
          <w:tcPr>
            <w:tcW w:w="1417" w:type="dxa"/>
            <w:tcPrChange w:id="331" w:author="Deepa Belani     /RLGPBG-DOM/IBANK/MUM" w:date="2026-06-24T12:18:00Z" w16du:dateUtc="2026-06-24T06:48:00Z">
              <w:tcPr>
                <w:tcW w:w="1604" w:type="dxa"/>
                <w:gridSpan w:val="2"/>
              </w:tcPr>
            </w:tcPrChange>
          </w:tcPr>
          <w:p w14:paraId="6F81F666" w14:textId="151D068C" w:rsidR="00186E25" w:rsidRDefault="00186E25" w:rsidP="00186E25">
            <w:pPr>
              <w:rPr>
                <w:ins w:id="332" w:author="Deepa Belani     /RLGPBG-DOM/IBANK/MUM" w:date="2026-06-24T12:16:00Z" w16du:dateUtc="2026-06-24T06:46:00Z"/>
                <w:rFonts w:cstheme="minorHAnsi"/>
                <w:szCs w:val="22"/>
              </w:rPr>
            </w:pPr>
            <w:ins w:id="333" w:author="Deepa Belani     /RLGPBG-DOM/IBANK/MUM" w:date="2026-06-24T12:18:00Z" w16du:dateUtc="2026-06-24T06:48:00Z">
              <w:r w:rsidRPr="00A975AF">
                <w:rPr>
                  <w:rFonts w:cstheme="minorHAnsi"/>
                  <w:szCs w:val="22"/>
                </w:rPr>
                <w:t>- Prepare presentation</w:t>
              </w:r>
            </w:ins>
          </w:p>
        </w:tc>
      </w:tr>
      <w:tr w:rsidR="00186E25" w14:paraId="484E42D3" w14:textId="77777777" w:rsidTr="00186E25">
        <w:trPr>
          <w:ins w:id="334" w:author="Deepa Belani     /RLGPBG-DOM/IBANK/MUM" w:date="2026-06-24T12:16:00Z"/>
        </w:trPr>
        <w:tc>
          <w:tcPr>
            <w:tcW w:w="1037" w:type="dxa"/>
            <w:tcPrChange w:id="335" w:author="Deepa Belani     /RLGPBG-DOM/IBANK/MUM" w:date="2026-06-24T12:18:00Z" w16du:dateUtc="2026-06-24T06:48:00Z">
              <w:tcPr>
                <w:tcW w:w="1223" w:type="dxa"/>
                <w:gridSpan w:val="2"/>
              </w:tcPr>
            </w:tcPrChange>
          </w:tcPr>
          <w:p w14:paraId="2E2C5F8F" w14:textId="3237555D" w:rsidR="00186E25" w:rsidRDefault="00186E25" w:rsidP="00186E25">
            <w:pPr>
              <w:rPr>
                <w:ins w:id="336" w:author="Deepa Belani     /RLGPBG-DOM/IBANK/MUM" w:date="2026-06-24T12:16:00Z" w16du:dateUtc="2026-06-24T06:46:00Z"/>
                <w:rFonts w:cstheme="minorHAnsi"/>
                <w:szCs w:val="22"/>
              </w:rPr>
            </w:pPr>
            <w:ins w:id="337" w:author="Deepa Belani     /RLGPBG-DOM/IBANK/MUM" w:date="2026-06-24T12:19:00Z" w16du:dateUtc="2026-06-24T06:49:00Z">
              <w:r w:rsidRPr="00F214ED">
                <w:rPr>
                  <w:rFonts w:cstheme="minorHAnsi"/>
                  <w:szCs w:val="22"/>
                </w:rPr>
                <w:t>- Remove duplicates</w:t>
              </w:r>
            </w:ins>
          </w:p>
        </w:tc>
        <w:tc>
          <w:tcPr>
            <w:tcW w:w="1132" w:type="dxa"/>
            <w:tcPrChange w:id="338" w:author="Deepa Belani     /RLGPBG-DOM/IBANK/MUM" w:date="2026-06-24T12:18:00Z" w16du:dateUtc="2026-06-24T06:48:00Z">
              <w:tcPr>
                <w:tcW w:w="1281" w:type="dxa"/>
                <w:gridSpan w:val="2"/>
              </w:tcPr>
            </w:tcPrChange>
          </w:tcPr>
          <w:p w14:paraId="775ABDD3" w14:textId="0ED3349A" w:rsidR="00186E25" w:rsidRDefault="00186E25" w:rsidP="00186E25">
            <w:pPr>
              <w:rPr>
                <w:ins w:id="339" w:author="Deepa Belani     /RLGPBG-DOM/IBANK/MUM" w:date="2026-06-24T12:16:00Z" w16du:dateUtc="2026-06-24T06:46:00Z"/>
                <w:rFonts w:cstheme="minorHAnsi"/>
                <w:szCs w:val="22"/>
              </w:rPr>
            </w:pPr>
            <w:ins w:id="340" w:author="Deepa Belani     /RLGPBG-DOM/IBANK/MUM" w:date="2026-06-24T12:19:00Z" w16du:dateUtc="2026-06-24T06:49:00Z">
              <w:r w:rsidRPr="00CC346B">
                <w:rPr>
                  <w:rFonts w:cstheme="minorHAnsi"/>
                  <w:szCs w:val="22"/>
                </w:rPr>
                <w:t>- Build interaction features</w:t>
              </w:r>
            </w:ins>
          </w:p>
        </w:tc>
        <w:tc>
          <w:tcPr>
            <w:tcW w:w="1241" w:type="dxa"/>
            <w:tcPrChange w:id="341" w:author="Deepa Belani     /RLGPBG-DOM/IBANK/MUM" w:date="2026-06-24T12:18:00Z" w16du:dateUtc="2026-06-24T06:48:00Z">
              <w:tcPr>
                <w:tcW w:w="1103" w:type="dxa"/>
              </w:tcPr>
            </w:tcPrChange>
          </w:tcPr>
          <w:p w14:paraId="6F312F6D" w14:textId="7A74BAB7" w:rsidR="00186E25" w:rsidRDefault="00186E25" w:rsidP="00186E25">
            <w:pPr>
              <w:rPr>
                <w:ins w:id="342" w:author="Deepa Belani     /RLGPBG-DOM/IBANK/MUM" w:date="2026-06-24T12:16:00Z" w16du:dateUtc="2026-06-24T06:46:00Z"/>
                <w:rFonts w:cstheme="minorHAnsi"/>
                <w:szCs w:val="22"/>
              </w:rPr>
            </w:pPr>
            <w:ins w:id="343" w:author="Deepa Belani     /RLGPBG-DOM/IBANK/MUM" w:date="2026-06-24T12:19:00Z" w16du:dateUtc="2026-06-24T06:49:00Z">
              <w:r w:rsidRPr="002322EC">
                <w:rPr>
                  <w:rFonts w:cstheme="minorHAnsi"/>
                  <w:szCs w:val="22"/>
                </w:rPr>
                <w:t>- Validate assumptions</w:t>
              </w:r>
            </w:ins>
          </w:p>
        </w:tc>
        <w:tc>
          <w:tcPr>
            <w:tcW w:w="1473" w:type="dxa"/>
            <w:tcPrChange w:id="344" w:author="Deepa Belani     /RLGPBG-DOM/IBANK/MUM" w:date="2026-06-24T12:18:00Z" w16du:dateUtc="2026-06-24T06:48:00Z">
              <w:tcPr>
                <w:tcW w:w="1421" w:type="dxa"/>
                <w:gridSpan w:val="2"/>
              </w:tcPr>
            </w:tcPrChange>
          </w:tcPr>
          <w:p w14:paraId="4CF55877" w14:textId="63217235" w:rsidR="00186E25" w:rsidRDefault="00186E25" w:rsidP="00186E25">
            <w:pPr>
              <w:rPr>
                <w:ins w:id="345" w:author="Deepa Belani     /RLGPBG-DOM/IBANK/MUM" w:date="2026-06-24T12:16:00Z" w16du:dateUtc="2026-06-24T06:46:00Z"/>
                <w:rFonts w:cstheme="minorHAnsi"/>
                <w:szCs w:val="22"/>
              </w:rPr>
            </w:pPr>
            <w:ins w:id="346" w:author="Deepa Belani     /RLGPBG-DOM/IBANK/MUM" w:date="2026-06-24T12:18:00Z" w16du:dateUtc="2026-06-24T06:48:00Z">
              <w:r w:rsidRPr="00B20C16">
                <w:rPr>
                  <w:rFonts w:cstheme="minorHAnsi"/>
                  <w:szCs w:val="22"/>
                </w:rPr>
                <w:t>- Validate with time-based split</w:t>
              </w:r>
            </w:ins>
          </w:p>
        </w:tc>
        <w:tc>
          <w:tcPr>
            <w:tcW w:w="1549" w:type="dxa"/>
            <w:tcPrChange w:id="347" w:author="Deepa Belani     /RLGPBG-DOM/IBANK/MUM" w:date="2026-06-24T12:18:00Z" w16du:dateUtc="2026-06-24T06:48:00Z">
              <w:tcPr>
                <w:tcW w:w="1069" w:type="dxa"/>
                <w:gridSpan w:val="2"/>
              </w:tcPr>
            </w:tcPrChange>
          </w:tcPr>
          <w:p w14:paraId="7B4FAE69" w14:textId="0A35A420" w:rsidR="00186E25" w:rsidRDefault="00186E25" w:rsidP="00186E25">
            <w:pPr>
              <w:rPr>
                <w:ins w:id="348" w:author="Deepa Belani     /RLGPBG-DOM/IBANK/MUM" w:date="2026-06-24T12:16:00Z" w16du:dateUtc="2026-06-24T06:46:00Z"/>
                <w:rFonts w:cstheme="minorHAnsi"/>
                <w:szCs w:val="22"/>
              </w:rPr>
            </w:pPr>
            <w:ins w:id="349" w:author="Deepa Belani     /RLGPBG-DOM/IBANK/MUM" w:date="2026-06-24T12:18:00Z" w16du:dateUtc="2026-06-24T06:48:00Z">
              <w:r w:rsidRPr="00CC0B8A">
                <w:rPr>
                  <w:rFonts w:cstheme="minorHAnsi"/>
                  <w:szCs w:val="22"/>
                </w:rPr>
                <w:t>- Develop recommendation engine</w:t>
              </w:r>
            </w:ins>
          </w:p>
        </w:tc>
        <w:tc>
          <w:tcPr>
            <w:tcW w:w="1167" w:type="dxa"/>
            <w:tcPrChange w:id="350" w:author="Deepa Belani     /RLGPBG-DOM/IBANK/MUM" w:date="2026-06-24T12:18:00Z" w16du:dateUtc="2026-06-24T06:48:00Z">
              <w:tcPr>
                <w:tcW w:w="1315" w:type="dxa"/>
                <w:gridSpan w:val="2"/>
              </w:tcPr>
            </w:tcPrChange>
          </w:tcPr>
          <w:p w14:paraId="3AE2E28A" w14:textId="01FED978" w:rsidR="00186E25" w:rsidRDefault="00186E25" w:rsidP="00186E25">
            <w:pPr>
              <w:rPr>
                <w:ins w:id="351" w:author="Deepa Belani     /RLGPBG-DOM/IBANK/MUM" w:date="2026-06-24T12:16:00Z" w16du:dateUtc="2026-06-24T06:46:00Z"/>
                <w:rFonts w:cstheme="minorHAnsi"/>
                <w:szCs w:val="22"/>
              </w:rPr>
            </w:pPr>
            <w:ins w:id="352" w:author="Deepa Belani     /RLGPBG-DOM/IBANK/MUM" w:date="2026-06-24T12:18:00Z" w16du:dateUtc="2026-06-24T06:48:00Z">
              <w:r w:rsidRPr="006555A2">
                <w:rPr>
                  <w:rFonts w:cstheme="minorHAnsi"/>
                  <w:szCs w:val="22"/>
                </w:rPr>
                <w:t>- Deploy prototype</w:t>
              </w:r>
            </w:ins>
          </w:p>
        </w:tc>
        <w:tc>
          <w:tcPr>
            <w:tcW w:w="1417" w:type="dxa"/>
            <w:tcPrChange w:id="353" w:author="Deepa Belani     /RLGPBG-DOM/IBANK/MUM" w:date="2026-06-24T12:18:00Z" w16du:dateUtc="2026-06-24T06:48:00Z">
              <w:tcPr>
                <w:tcW w:w="1604" w:type="dxa"/>
                <w:gridSpan w:val="2"/>
              </w:tcPr>
            </w:tcPrChange>
          </w:tcPr>
          <w:p w14:paraId="2D198D4B" w14:textId="1590F883" w:rsidR="00186E25" w:rsidRDefault="00186E25" w:rsidP="00186E25">
            <w:pPr>
              <w:rPr>
                <w:ins w:id="354" w:author="Deepa Belani     /RLGPBG-DOM/IBANK/MUM" w:date="2026-06-24T12:16:00Z" w16du:dateUtc="2026-06-24T06:46:00Z"/>
                <w:rFonts w:cstheme="minorHAnsi"/>
                <w:szCs w:val="22"/>
              </w:rPr>
            </w:pPr>
            <w:ins w:id="355" w:author="Deepa Belani     /RLGPBG-DOM/IBANK/MUM" w:date="2026-06-24T12:18:00Z" w16du:dateUtc="2026-06-24T06:48:00Z">
              <w:r w:rsidRPr="00A975AF">
                <w:rPr>
                  <w:rFonts w:cstheme="minorHAnsi"/>
                  <w:szCs w:val="22"/>
                </w:rPr>
                <w:t>- Document code</w:t>
              </w:r>
            </w:ins>
          </w:p>
        </w:tc>
      </w:tr>
      <w:tr w:rsidR="00186E25" w14:paraId="2448D00C" w14:textId="77777777" w:rsidTr="00186E25">
        <w:trPr>
          <w:ins w:id="356" w:author="Deepa Belani     /RLGPBG-DOM/IBANK/MUM" w:date="2026-06-24T12:16:00Z"/>
        </w:trPr>
        <w:tc>
          <w:tcPr>
            <w:tcW w:w="1037" w:type="dxa"/>
            <w:tcPrChange w:id="357" w:author="Deepa Belani     /RLGPBG-DOM/IBANK/MUM" w:date="2026-06-24T12:18:00Z" w16du:dateUtc="2026-06-24T06:48:00Z">
              <w:tcPr>
                <w:tcW w:w="1223" w:type="dxa"/>
                <w:gridSpan w:val="2"/>
              </w:tcPr>
            </w:tcPrChange>
          </w:tcPr>
          <w:p w14:paraId="7D66648D" w14:textId="0FD2A9A7" w:rsidR="00186E25" w:rsidRDefault="00186E25" w:rsidP="00186E25">
            <w:pPr>
              <w:rPr>
                <w:ins w:id="358" w:author="Deepa Belani     /RLGPBG-DOM/IBANK/MUM" w:date="2026-06-24T12:16:00Z" w16du:dateUtc="2026-06-24T06:46:00Z"/>
                <w:rFonts w:cstheme="minorHAnsi"/>
                <w:szCs w:val="22"/>
              </w:rPr>
            </w:pPr>
            <w:ins w:id="359" w:author="Deepa Belani     /RLGPBG-DOM/IBANK/MUM" w:date="2026-06-24T12:19:00Z" w16du:dateUtc="2026-06-24T06:49:00Z">
              <w:r w:rsidRPr="00F214ED">
                <w:rPr>
                  <w:rFonts w:cstheme="minorHAnsi"/>
                  <w:szCs w:val="22"/>
                </w:rPr>
                <w:t>- Convert data types</w:t>
              </w:r>
            </w:ins>
          </w:p>
        </w:tc>
        <w:tc>
          <w:tcPr>
            <w:tcW w:w="1132" w:type="dxa"/>
            <w:tcPrChange w:id="360" w:author="Deepa Belani     /RLGPBG-DOM/IBANK/MUM" w:date="2026-06-24T12:18:00Z" w16du:dateUtc="2026-06-24T06:48:00Z">
              <w:tcPr>
                <w:tcW w:w="1281" w:type="dxa"/>
                <w:gridSpan w:val="2"/>
              </w:tcPr>
            </w:tcPrChange>
          </w:tcPr>
          <w:p w14:paraId="5C2C7580" w14:textId="5795BE3A" w:rsidR="00186E25" w:rsidRDefault="00186E25" w:rsidP="00186E25">
            <w:pPr>
              <w:rPr>
                <w:ins w:id="361" w:author="Deepa Belani     /RLGPBG-DOM/IBANK/MUM" w:date="2026-06-24T12:16:00Z" w16du:dateUtc="2026-06-24T06:46:00Z"/>
                <w:rFonts w:cstheme="minorHAnsi"/>
                <w:szCs w:val="22"/>
              </w:rPr>
            </w:pPr>
            <w:ins w:id="362" w:author="Deepa Belani     /RLGPBG-DOM/IBANK/MUM" w:date="2026-06-24T12:19:00Z" w16du:dateUtc="2026-06-24T06:49:00Z">
              <w:r w:rsidRPr="00CC346B">
                <w:rPr>
                  <w:rFonts w:cstheme="minorHAnsi"/>
                  <w:szCs w:val="22"/>
                </w:rPr>
                <w:t>- Output: Feature-rich dataset</w:t>
              </w:r>
            </w:ins>
          </w:p>
        </w:tc>
        <w:tc>
          <w:tcPr>
            <w:tcW w:w="1241" w:type="dxa"/>
            <w:tcPrChange w:id="363" w:author="Deepa Belani     /RLGPBG-DOM/IBANK/MUM" w:date="2026-06-24T12:18:00Z" w16du:dateUtc="2026-06-24T06:48:00Z">
              <w:tcPr>
                <w:tcW w:w="1103" w:type="dxa"/>
              </w:tcPr>
            </w:tcPrChange>
          </w:tcPr>
          <w:p w14:paraId="30A48824" w14:textId="6B2BF71D" w:rsidR="00186E25" w:rsidRDefault="00186E25" w:rsidP="00186E25">
            <w:pPr>
              <w:rPr>
                <w:ins w:id="364" w:author="Deepa Belani     /RLGPBG-DOM/IBANK/MUM" w:date="2026-06-24T12:16:00Z" w16du:dateUtc="2026-06-24T06:46:00Z"/>
                <w:rFonts w:cstheme="minorHAnsi"/>
                <w:szCs w:val="22"/>
              </w:rPr>
            </w:pPr>
            <w:ins w:id="365" w:author="Deepa Belani     /RLGPBG-DOM/IBANK/MUM" w:date="2026-06-24T12:19:00Z" w16du:dateUtc="2026-06-24T06:49:00Z">
              <w:r w:rsidRPr="002322EC">
                <w:rPr>
                  <w:rFonts w:cstheme="minorHAnsi"/>
                  <w:szCs w:val="22"/>
                </w:rPr>
                <w:t>- Output: EDA report with insights</w:t>
              </w:r>
            </w:ins>
          </w:p>
        </w:tc>
        <w:tc>
          <w:tcPr>
            <w:tcW w:w="1473" w:type="dxa"/>
            <w:tcPrChange w:id="366" w:author="Deepa Belani     /RLGPBG-DOM/IBANK/MUM" w:date="2026-06-24T12:18:00Z" w16du:dateUtc="2026-06-24T06:48:00Z">
              <w:tcPr>
                <w:tcW w:w="1421" w:type="dxa"/>
                <w:gridSpan w:val="2"/>
              </w:tcPr>
            </w:tcPrChange>
          </w:tcPr>
          <w:p w14:paraId="3307A259" w14:textId="15274CEC" w:rsidR="00186E25" w:rsidRDefault="00186E25" w:rsidP="00186E25">
            <w:pPr>
              <w:rPr>
                <w:ins w:id="367" w:author="Deepa Belani     /RLGPBG-DOM/IBANK/MUM" w:date="2026-06-24T12:16:00Z" w16du:dateUtc="2026-06-24T06:46:00Z"/>
                <w:rFonts w:cstheme="minorHAnsi"/>
                <w:szCs w:val="22"/>
              </w:rPr>
            </w:pPr>
            <w:ins w:id="368" w:author="Deepa Belani     /RLGPBG-DOM/IBANK/MUM" w:date="2026-06-24T12:18:00Z" w16du:dateUtc="2026-06-24T06:48:00Z">
              <w:r w:rsidRPr="00B20C16">
                <w:rPr>
                  <w:rFonts w:cstheme="minorHAnsi"/>
                  <w:szCs w:val="22"/>
                </w:rPr>
                <w:t>- Select final model</w:t>
              </w:r>
            </w:ins>
          </w:p>
        </w:tc>
        <w:tc>
          <w:tcPr>
            <w:tcW w:w="1549" w:type="dxa"/>
            <w:tcPrChange w:id="369" w:author="Deepa Belani     /RLGPBG-DOM/IBANK/MUM" w:date="2026-06-24T12:18:00Z" w16du:dateUtc="2026-06-24T06:48:00Z">
              <w:tcPr>
                <w:tcW w:w="1069" w:type="dxa"/>
                <w:gridSpan w:val="2"/>
              </w:tcPr>
            </w:tcPrChange>
          </w:tcPr>
          <w:p w14:paraId="46EBFEEF" w14:textId="46E624EF" w:rsidR="00186E25" w:rsidRDefault="00186E25" w:rsidP="00186E25">
            <w:pPr>
              <w:rPr>
                <w:ins w:id="370" w:author="Deepa Belani     /RLGPBG-DOM/IBANK/MUM" w:date="2026-06-24T12:16:00Z" w16du:dateUtc="2026-06-24T06:46:00Z"/>
                <w:rFonts w:cstheme="minorHAnsi"/>
                <w:szCs w:val="22"/>
              </w:rPr>
            </w:pPr>
            <w:ins w:id="371" w:author="Deepa Belani     /RLGPBG-DOM/IBANK/MUM" w:date="2026-06-24T12:18:00Z" w16du:dateUtc="2026-06-24T06:48:00Z">
              <w:r w:rsidRPr="00CC0B8A">
                <w:rPr>
                  <w:rFonts w:cstheme="minorHAnsi"/>
                  <w:szCs w:val="22"/>
                </w:rPr>
                <w:t>- Output: Risk scoring system</w:t>
              </w:r>
            </w:ins>
          </w:p>
        </w:tc>
        <w:tc>
          <w:tcPr>
            <w:tcW w:w="1167" w:type="dxa"/>
            <w:tcPrChange w:id="372" w:author="Deepa Belani     /RLGPBG-DOM/IBANK/MUM" w:date="2026-06-24T12:18:00Z" w16du:dateUtc="2026-06-24T06:48:00Z">
              <w:tcPr>
                <w:tcW w:w="1315" w:type="dxa"/>
                <w:gridSpan w:val="2"/>
              </w:tcPr>
            </w:tcPrChange>
          </w:tcPr>
          <w:p w14:paraId="669FDF0E" w14:textId="28E98FD6" w:rsidR="00186E25" w:rsidRDefault="00186E25" w:rsidP="00186E25">
            <w:pPr>
              <w:rPr>
                <w:ins w:id="373" w:author="Deepa Belani     /RLGPBG-DOM/IBANK/MUM" w:date="2026-06-24T12:16:00Z" w16du:dateUtc="2026-06-24T06:46:00Z"/>
                <w:rFonts w:cstheme="minorHAnsi"/>
                <w:szCs w:val="22"/>
              </w:rPr>
            </w:pPr>
            <w:ins w:id="374" w:author="Deepa Belani     /RLGPBG-DOM/IBANK/MUM" w:date="2026-06-24T12:18:00Z" w16du:dateUtc="2026-06-24T06:48:00Z">
              <w:r w:rsidRPr="006555A2">
                <w:rPr>
                  <w:rFonts w:cstheme="minorHAnsi"/>
                  <w:szCs w:val="22"/>
                </w:rPr>
                <w:t>- Output: Working dashboard</w:t>
              </w:r>
            </w:ins>
          </w:p>
        </w:tc>
        <w:tc>
          <w:tcPr>
            <w:tcW w:w="1417" w:type="dxa"/>
            <w:tcPrChange w:id="375" w:author="Deepa Belani     /RLGPBG-DOM/IBANK/MUM" w:date="2026-06-24T12:18:00Z" w16du:dateUtc="2026-06-24T06:48:00Z">
              <w:tcPr>
                <w:tcW w:w="1604" w:type="dxa"/>
                <w:gridSpan w:val="2"/>
              </w:tcPr>
            </w:tcPrChange>
          </w:tcPr>
          <w:p w14:paraId="1E3CF9D3" w14:textId="759A7049" w:rsidR="00186E25" w:rsidRDefault="00186E25" w:rsidP="00186E25">
            <w:pPr>
              <w:rPr>
                <w:ins w:id="376" w:author="Deepa Belani     /RLGPBG-DOM/IBANK/MUM" w:date="2026-06-24T12:16:00Z" w16du:dateUtc="2026-06-24T06:46:00Z"/>
                <w:rFonts w:cstheme="minorHAnsi"/>
                <w:szCs w:val="22"/>
              </w:rPr>
            </w:pPr>
            <w:ins w:id="377" w:author="Deepa Belani     /RLGPBG-DOM/IBANK/MUM" w:date="2026-06-24T12:18:00Z" w16du:dateUtc="2026-06-24T06:48:00Z">
              <w:r w:rsidRPr="00A975AF">
                <w:rPr>
                  <w:rFonts w:cstheme="minorHAnsi"/>
                  <w:szCs w:val="22"/>
                </w:rPr>
                <w:t>- Output: Complete deliverables</w:t>
              </w:r>
            </w:ins>
          </w:p>
        </w:tc>
      </w:tr>
      <w:tr w:rsidR="00186E25" w14:paraId="1B702B2E" w14:textId="77777777" w:rsidTr="00186E25">
        <w:trPr>
          <w:ins w:id="378" w:author="Deepa Belani     /RLGPBG-DOM/IBANK/MUM" w:date="2026-06-24T12:18:00Z"/>
        </w:trPr>
        <w:tc>
          <w:tcPr>
            <w:tcW w:w="1037" w:type="dxa"/>
            <w:tcPrChange w:id="379" w:author="Deepa Belani     /RLGPBG-DOM/IBANK/MUM" w:date="2026-06-24T12:18:00Z" w16du:dateUtc="2026-06-24T06:48:00Z">
              <w:tcPr>
                <w:tcW w:w="1223" w:type="dxa"/>
                <w:gridSpan w:val="2"/>
              </w:tcPr>
            </w:tcPrChange>
          </w:tcPr>
          <w:p w14:paraId="38B7B200" w14:textId="1FC32F7B" w:rsidR="00186E25" w:rsidRDefault="00186E25" w:rsidP="00186E25">
            <w:pPr>
              <w:rPr>
                <w:ins w:id="380" w:author="Deepa Belani     /RLGPBG-DOM/IBANK/MUM" w:date="2026-06-24T12:18:00Z" w16du:dateUtc="2026-06-24T06:48:00Z"/>
                <w:rFonts w:cstheme="minorHAnsi"/>
                <w:szCs w:val="22"/>
              </w:rPr>
            </w:pPr>
            <w:ins w:id="381" w:author="Deepa Belani     /RLGPBG-DOM/IBANK/MUM" w:date="2026-06-24T12:19:00Z" w16du:dateUtc="2026-06-24T06:49:00Z">
              <w:r w:rsidRPr="00F214ED">
                <w:rPr>
                  <w:rFonts w:cstheme="minorHAnsi"/>
                  <w:szCs w:val="22"/>
                </w:rPr>
                <w:lastRenderedPageBreak/>
                <w:t>- Output: Clean, unified dataset</w:t>
              </w:r>
            </w:ins>
          </w:p>
        </w:tc>
        <w:tc>
          <w:tcPr>
            <w:tcW w:w="1132" w:type="dxa"/>
            <w:tcPrChange w:id="382" w:author="Deepa Belani     /RLGPBG-DOM/IBANK/MUM" w:date="2026-06-24T12:18:00Z" w16du:dateUtc="2026-06-24T06:48:00Z">
              <w:tcPr>
                <w:tcW w:w="1281" w:type="dxa"/>
                <w:gridSpan w:val="2"/>
              </w:tcPr>
            </w:tcPrChange>
          </w:tcPr>
          <w:p w14:paraId="7A347659" w14:textId="77777777" w:rsidR="00186E25" w:rsidRDefault="00186E25" w:rsidP="00186E25">
            <w:pPr>
              <w:rPr>
                <w:ins w:id="383" w:author="Deepa Belani     /RLGPBG-DOM/IBANK/MUM" w:date="2026-06-24T12:18:00Z" w16du:dateUtc="2026-06-24T06:48:00Z"/>
                <w:rFonts w:cstheme="minorHAnsi"/>
                <w:szCs w:val="22"/>
              </w:rPr>
            </w:pPr>
          </w:p>
        </w:tc>
        <w:tc>
          <w:tcPr>
            <w:tcW w:w="1241" w:type="dxa"/>
            <w:tcPrChange w:id="384" w:author="Deepa Belani     /RLGPBG-DOM/IBANK/MUM" w:date="2026-06-24T12:18:00Z" w16du:dateUtc="2026-06-24T06:48:00Z">
              <w:tcPr>
                <w:tcW w:w="1103" w:type="dxa"/>
              </w:tcPr>
            </w:tcPrChange>
          </w:tcPr>
          <w:p w14:paraId="49AD380E" w14:textId="77777777" w:rsidR="00186E25" w:rsidRDefault="00186E25" w:rsidP="00186E25">
            <w:pPr>
              <w:rPr>
                <w:ins w:id="385" w:author="Deepa Belani     /RLGPBG-DOM/IBANK/MUM" w:date="2026-06-24T12:18:00Z" w16du:dateUtc="2026-06-24T06:48:00Z"/>
                <w:rFonts w:cstheme="minorHAnsi"/>
                <w:szCs w:val="22"/>
              </w:rPr>
            </w:pPr>
          </w:p>
        </w:tc>
        <w:tc>
          <w:tcPr>
            <w:tcW w:w="1473" w:type="dxa"/>
            <w:tcPrChange w:id="386" w:author="Deepa Belani     /RLGPBG-DOM/IBANK/MUM" w:date="2026-06-24T12:18:00Z" w16du:dateUtc="2026-06-24T06:48:00Z">
              <w:tcPr>
                <w:tcW w:w="1421" w:type="dxa"/>
                <w:gridSpan w:val="2"/>
              </w:tcPr>
            </w:tcPrChange>
          </w:tcPr>
          <w:p w14:paraId="154C5784" w14:textId="1FBEC244" w:rsidR="00186E25" w:rsidRDefault="00186E25" w:rsidP="00186E25">
            <w:pPr>
              <w:rPr>
                <w:ins w:id="387" w:author="Deepa Belani     /RLGPBG-DOM/IBANK/MUM" w:date="2026-06-24T12:18:00Z" w16du:dateUtc="2026-06-24T06:48:00Z"/>
                <w:rFonts w:cstheme="minorHAnsi"/>
                <w:szCs w:val="22"/>
              </w:rPr>
            </w:pPr>
            <w:ins w:id="388" w:author="Deepa Belani     /RLGPBG-DOM/IBANK/MUM" w:date="2026-06-24T12:18:00Z" w16du:dateUtc="2026-06-24T06:48:00Z">
              <w:r w:rsidRPr="00B20C16">
                <w:rPr>
                  <w:rFonts w:cstheme="minorHAnsi"/>
                  <w:szCs w:val="22"/>
                </w:rPr>
                <w:t>- Output: Trained models and performance report</w:t>
              </w:r>
            </w:ins>
          </w:p>
        </w:tc>
        <w:tc>
          <w:tcPr>
            <w:tcW w:w="1549" w:type="dxa"/>
            <w:tcPrChange w:id="389" w:author="Deepa Belani     /RLGPBG-DOM/IBANK/MUM" w:date="2026-06-24T12:18:00Z" w16du:dateUtc="2026-06-24T06:48:00Z">
              <w:tcPr>
                <w:tcW w:w="1069" w:type="dxa"/>
                <w:gridSpan w:val="2"/>
              </w:tcPr>
            </w:tcPrChange>
          </w:tcPr>
          <w:p w14:paraId="2CC6220B" w14:textId="77777777" w:rsidR="00186E25" w:rsidRPr="00CC0B8A" w:rsidRDefault="00186E25" w:rsidP="00186E25">
            <w:pPr>
              <w:rPr>
                <w:ins w:id="390" w:author="Deepa Belani     /RLGPBG-DOM/IBANK/MUM" w:date="2026-06-24T12:18:00Z" w16du:dateUtc="2026-06-24T06:48:00Z"/>
                <w:rFonts w:cstheme="minorHAnsi"/>
                <w:szCs w:val="22"/>
              </w:rPr>
            </w:pPr>
          </w:p>
        </w:tc>
        <w:tc>
          <w:tcPr>
            <w:tcW w:w="1167" w:type="dxa"/>
            <w:tcPrChange w:id="391" w:author="Deepa Belani     /RLGPBG-DOM/IBANK/MUM" w:date="2026-06-24T12:18:00Z" w16du:dateUtc="2026-06-24T06:48:00Z">
              <w:tcPr>
                <w:tcW w:w="1315" w:type="dxa"/>
                <w:gridSpan w:val="2"/>
              </w:tcPr>
            </w:tcPrChange>
          </w:tcPr>
          <w:p w14:paraId="4814D796" w14:textId="77777777" w:rsidR="00186E25" w:rsidRPr="006555A2" w:rsidRDefault="00186E25" w:rsidP="00186E25">
            <w:pPr>
              <w:rPr>
                <w:ins w:id="392" w:author="Deepa Belani     /RLGPBG-DOM/IBANK/MUM" w:date="2026-06-24T12:18:00Z" w16du:dateUtc="2026-06-24T06:48:00Z"/>
                <w:rFonts w:cstheme="minorHAnsi"/>
                <w:szCs w:val="22"/>
              </w:rPr>
            </w:pPr>
          </w:p>
        </w:tc>
        <w:tc>
          <w:tcPr>
            <w:tcW w:w="1417" w:type="dxa"/>
            <w:tcPrChange w:id="393" w:author="Deepa Belani     /RLGPBG-DOM/IBANK/MUM" w:date="2026-06-24T12:18:00Z" w16du:dateUtc="2026-06-24T06:48:00Z">
              <w:tcPr>
                <w:tcW w:w="1604" w:type="dxa"/>
                <w:gridSpan w:val="2"/>
              </w:tcPr>
            </w:tcPrChange>
          </w:tcPr>
          <w:p w14:paraId="629F7C4B" w14:textId="77777777" w:rsidR="00186E25" w:rsidRPr="00A975AF" w:rsidRDefault="00186E25" w:rsidP="00186E25">
            <w:pPr>
              <w:rPr>
                <w:ins w:id="394" w:author="Deepa Belani     /RLGPBG-DOM/IBANK/MUM" w:date="2026-06-24T12:18:00Z" w16du:dateUtc="2026-06-24T06:48:00Z"/>
                <w:rFonts w:cstheme="minorHAnsi"/>
                <w:szCs w:val="22"/>
              </w:rPr>
            </w:pPr>
          </w:p>
        </w:tc>
      </w:tr>
    </w:tbl>
    <w:p w14:paraId="52772D1D" w14:textId="77777777" w:rsidR="00186E25" w:rsidRDefault="00186E25" w:rsidP="006E2E60">
      <w:pPr>
        <w:spacing w:after="0" w:line="240" w:lineRule="auto"/>
        <w:rPr>
          <w:ins w:id="395" w:author="Deepa Belani     /RLGPBG-DOM/IBANK/MUM" w:date="2026-06-24T12:16:00Z" w16du:dateUtc="2026-06-24T06:46:00Z"/>
          <w:rFonts w:cstheme="minorHAnsi"/>
          <w:szCs w:val="22"/>
        </w:rPr>
      </w:pPr>
    </w:p>
    <w:p w14:paraId="6EC433CB" w14:textId="77777777" w:rsidR="00186E25" w:rsidRPr="006E2E60" w:rsidRDefault="00186E25" w:rsidP="006E2E60">
      <w:pPr>
        <w:spacing w:after="0" w:line="240" w:lineRule="auto"/>
        <w:rPr>
          <w:rFonts w:cstheme="minorHAnsi"/>
          <w:szCs w:val="22"/>
        </w:rPr>
      </w:pPr>
    </w:p>
    <w:p w14:paraId="6F8B9FDB" w14:textId="69E4B062" w:rsidR="00205FDD" w:rsidRPr="00186E25" w:rsidRDefault="00205FDD" w:rsidP="006E2E60">
      <w:pPr>
        <w:pStyle w:val="Heading2"/>
        <w:numPr>
          <w:ilvl w:val="1"/>
          <w:numId w:val="1"/>
        </w:numPr>
        <w:spacing w:before="0" w:after="0" w:line="240" w:lineRule="auto"/>
        <w:ind w:left="0"/>
        <w:rPr>
          <w:rFonts w:asciiTheme="minorHAnsi" w:hAnsiTheme="minorHAnsi" w:cstheme="minorHAnsi"/>
          <w:b/>
          <w:bCs/>
          <w:sz w:val="22"/>
          <w:szCs w:val="22"/>
          <w:rPrChange w:id="396" w:author="Deepa Belani     /RLGPBG-DOM/IBANK/MUM" w:date="2026-06-24T12:22:00Z" w16du:dateUtc="2026-06-24T06:52:00Z">
            <w:rPr>
              <w:rFonts w:asciiTheme="minorHAnsi" w:hAnsiTheme="minorHAnsi" w:cstheme="minorHAnsi"/>
              <w:sz w:val="22"/>
              <w:szCs w:val="22"/>
            </w:rPr>
          </w:rPrChange>
        </w:rPr>
      </w:pPr>
      <w:r w:rsidRPr="00186E25">
        <w:rPr>
          <w:rFonts w:asciiTheme="minorHAnsi" w:hAnsiTheme="minorHAnsi" w:cstheme="minorHAnsi"/>
          <w:b/>
          <w:bCs/>
          <w:sz w:val="22"/>
          <w:szCs w:val="22"/>
          <w:rPrChange w:id="397" w:author="Deepa Belani     /RLGPBG-DOM/IBANK/MUM" w:date="2026-06-24T12:22:00Z" w16du:dateUtc="2026-06-24T06:52:00Z">
            <w:rPr>
              <w:rFonts w:asciiTheme="minorHAnsi" w:hAnsiTheme="minorHAnsi" w:cstheme="minorHAnsi"/>
              <w:sz w:val="22"/>
              <w:szCs w:val="22"/>
            </w:rPr>
          </w:rPrChange>
        </w:rPr>
        <w:t>Presentation Plan (8 Slides)</w:t>
      </w:r>
    </w:p>
    <w:tbl>
      <w:tblPr>
        <w:tblStyle w:val="TableGrid"/>
        <w:tblW w:w="0" w:type="auto"/>
        <w:tblLook w:val="04A0" w:firstRow="1" w:lastRow="0" w:firstColumn="1" w:lastColumn="0" w:noHBand="0" w:noVBand="1"/>
      </w:tblPr>
      <w:tblGrid>
        <w:gridCol w:w="846"/>
        <w:gridCol w:w="8170"/>
      </w:tblGrid>
      <w:tr w:rsidR="005E3DC7" w:rsidRPr="00186E25" w14:paraId="2A409256" w14:textId="77777777" w:rsidTr="005E3DC7">
        <w:tc>
          <w:tcPr>
            <w:tcW w:w="846" w:type="dxa"/>
          </w:tcPr>
          <w:p w14:paraId="3293117F" w14:textId="35F18D3A" w:rsidR="005E3DC7" w:rsidRPr="00186E25" w:rsidRDefault="005E3DC7">
            <w:pPr>
              <w:jc w:val="center"/>
              <w:rPr>
                <w:rFonts w:cstheme="minorHAnsi"/>
                <w:b/>
                <w:bCs/>
                <w:szCs w:val="22"/>
                <w:rPrChange w:id="398" w:author="Deepa Belani     /RLGPBG-DOM/IBANK/MUM" w:date="2026-06-24T12:13:00Z" w16du:dateUtc="2026-06-24T06:43:00Z">
                  <w:rPr>
                    <w:rFonts w:cstheme="minorHAnsi"/>
                    <w:szCs w:val="22"/>
                  </w:rPr>
                </w:rPrChange>
              </w:rPr>
              <w:pPrChange w:id="399" w:author="Deepa Belani     /RLGPBG-DOM/IBANK/MUM" w:date="2026-06-24T12:13:00Z" w16du:dateUtc="2026-06-24T06:43:00Z">
                <w:pPr/>
              </w:pPrChange>
            </w:pPr>
            <w:r w:rsidRPr="00186E25">
              <w:rPr>
                <w:rFonts w:cstheme="minorHAnsi"/>
                <w:b/>
                <w:bCs/>
                <w:szCs w:val="22"/>
                <w:rPrChange w:id="400" w:author="Deepa Belani     /RLGPBG-DOM/IBANK/MUM" w:date="2026-06-24T12:13:00Z" w16du:dateUtc="2026-06-24T06:43:00Z">
                  <w:rPr>
                    <w:rFonts w:cstheme="minorHAnsi"/>
                    <w:szCs w:val="22"/>
                  </w:rPr>
                </w:rPrChange>
              </w:rPr>
              <w:t>Slide</w:t>
            </w:r>
          </w:p>
        </w:tc>
        <w:tc>
          <w:tcPr>
            <w:tcW w:w="8170" w:type="dxa"/>
          </w:tcPr>
          <w:p w14:paraId="4F131605" w14:textId="0470F3A7" w:rsidR="005E3DC7" w:rsidRPr="00186E25" w:rsidRDefault="005E3DC7">
            <w:pPr>
              <w:jc w:val="center"/>
              <w:rPr>
                <w:rFonts w:cstheme="minorHAnsi"/>
                <w:b/>
                <w:bCs/>
                <w:szCs w:val="22"/>
                <w:rPrChange w:id="401" w:author="Deepa Belani     /RLGPBG-DOM/IBANK/MUM" w:date="2026-06-24T12:13:00Z" w16du:dateUtc="2026-06-24T06:43:00Z">
                  <w:rPr>
                    <w:rFonts w:cstheme="minorHAnsi"/>
                    <w:szCs w:val="22"/>
                  </w:rPr>
                </w:rPrChange>
              </w:rPr>
              <w:pPrChange w:id="402" w:author="Deepa Belani     /RLGPBG-DOM/IBANK/MUM" w:date="2026-06-24T12:13:00Z" w16du:dateUtc="2026-06-24T06:43:00Z">
                <w:pPr/>
              </w:pPrChange>
            </w:pPr>
            <w:r w:rsidRPr="00186E25">
              <w:rPr>
                <w:rFonts w:cstheme="minorHAnsi"/>
                <w:b/>
                <w:bCs/>
                <w:szCs w:val="22"/>
                <w:rPrChange w:id="403" w:author="Deepa Belani     /RLGPBG-DOM/IBANK/MUM" w:date="2026-06-24T12:13:00Z" w16du:dateUtc="2026-06-24T06:43:00Z">
                  <w:rPr>
                    <w:rFonts w:cstheme="minorHAnsi"/>
                    <w:szCs w:val="22"/>
                  </w:rPr>
                </w:rPrChange>
              </w:rPr>
              <w:t>Content</w:t>
            </w:r>
          </w:p>
        </w:tc>
      </w:tr>
      <w:tr w:rsidR="005E3DC7" w:rsidRPr="006E2E60" w14:paraId="1539337D" w14:textId="77777777" w:rsidTr="005E3DC7">
        <w:tc>
          <w:tcPr>
            <w:tcW w:w="846" w:type="dxa"/>
          </w:tcPr>
          <w:p w14:paraId="0A3AC2E4" w14:textId="77777777" w:rsidR="005E3DC7" w:rsidRPr="006E2E60" w:rsidRDefault="005E3DC7" w:rsidP="006E2E60">
            <w:pPr>
              <w:rPr>
                <w:rFonts w:cstheme="minorHAnsi"/>
                <w:szCs w:val="22"/>
              </w:rPr>
            </w:pPr>
            <w:r w:rsidRPr="006E2E60">
              <w:rPr>
                <w:rFonts w:cstheme="minorHAnsi"/>
                <w:szCs w:val="22"/>
              </w:rPr>
              <w:t xml:space="preserve">1 </w:t>
            </w:r>
          </w:p>
        </w:tc>
        <w:tc>
          <w:tcPr>
            <w:tcW w:w="8170" w:type="dxa"/>
          </w:tcPr>
          <w:p w14:paraId="0B53498C" w14:textId="77777777" w:rsidR="005E3DC7" w:rsidRPr="006E2E60" w:rsidRDefault="005E3DC7" w:rsidP="006E2E60">
            <w:pPr>
              <w:rPr>
                <w:rFonts w:cstheme="minorHAnsi"/>
                <w:szCs w:val="22"/>
              </w:rPr>
            </w:pPr>
            <w:r w:rsidRPr="006E2E60">
              <w:rPr>
                <w:rFonts w:cstheme="minorHAnsi"/>
                <w:szCs w:val="22"/>
              </w:rPr>
              <w:t xml:space="preserve"> Title + Executive Summary </w:t>
            </w:r>
          </w:p>
        </w:tc>
      </w:tr>
      <w:tr w:rsidR="005E3DC7" w:rsidRPr="006E2E60" w14:paraId="4EE10CAF" w14:textId="77777777" w:rsidTr="005E3DC7">
        <w:tc>
          <w:tcPr>
            <w:tcW w:w="846" w:type="dxa"/>
          </w:tcPr>
          <w:p w14:paraId="4E78FBA8" w14:textId="77777777" w:rsidR="005E3DC7" w:rsidRPr="006E2E60" w:rsidRDefault="005E3DC7" w:rsidP="006E2E60">
            <w:pPr>
              <w:rPr>
                <w:rFonts w:cstheme="minorHAnsi"/>
                <w:szCs w:val="22"/>
              </w:rPr>
            </w:pPr>
            <w:r w:rsidRPr="006E2E60">
              <w:rPr>
                <w:rFonts w:cstheme="minorHAnsi"/>
                <w:szCs w:val="22"/>
              </w:rPr>
              <w:t xml:space="preserve">2 </w:t>
            </w:r>
          </w:p>
        </w:tc>
        <w:tc>
          <w:tcPr>
            <w:tcW w:w="8170" w:type="dxa"/>
          </w:tcPr>
          <w:p w14:paraId="125B2D2F" w14:textId="77777777" w:rsidR="005E3DC7" w:rsidRPr="006E2E60" w:rsidRDefault="005E3DC7" w:rsidP="006E2E60">
            <w:pPr>
              <w:rPr>
                <w:rFonts w:cstheme="minorHAnsi"/>
                <w:szCs w:val="22"/>
              </w:rPr>
            </w:pPr>
            <w:r w:rsidRPr="006E2E60">
              <w:rPr>
                <w:rFonts w:cstheme="minorHAnsi"/>
                <w:szCs w:val="22"/>
              </w:rPr>
              <w:t xml:space="preserve"> Problem Statement &amp; Approach </w:t>
            </w:r>
          </w:p>
        </w:tc>
      </w:tr>
      <w:tr w:rsidR="005E3DC7" w:rsidRPr="006E2E60" w14:paraId="61F66BF3" w14:textId="77777777" w:rsidTr="005E3DC7">
        <w:tc>
          <w:tcPr>
            <w:tcW w:w="846" w:type="dxa"/>
          </w:tcPr>
          <w:p w14:paraId="2AB080A6" w14:textId="77777777" w:rsidR="005E3DC7" w:rsidRPr="006E2E60" w:rsidRDefault="005E3DC7" w:rsidP="006E2E60">
            <w:pPr>
              <w:rPr>
                <w:rFonts w:cstheme="minorHAnsi"/>
                <w:szCs w:val="22"/>
              </w:rPr>
            </w:pPr>
            <w:r w:rsidRPr="006E2E60">
              <w:rPr>
                <w:rFonts w:cstheme="minorHAnsi"/>
                <w:szCs w:val="22"/>
              </w:rPr>
              <w:t xml:space="preserve">3 </w:t>
            </w:r>
          </w:p>
        </w:tc>
        <w:tc>
          <w:tcPr>
            <w:tcW w:w="8170" w:type="dxa"/>
          </w:tcPr>
          <w:p w14:paraId="5044296F" w14:textId="77777777" w:rsidR="005E3DC7" w:rsidRPr="006E2E60" w:rsidRDefault="005E3DC7" w:rsidP="006E2E60">
            <w:pPr>
              <w:rPr>
                <w:rFonts w:cstheme="minorHAnsi"/>
                <w:szCs w:val="22"/>
              </w:rPr>
            </w:pPr>
            <w:r w:rsidRPr="006E2E60">
              <w:rPr>
                <w:rFonts w:cstheme="minorHAnsi"/>
                <w:szCs w:val="22"/>
              </w:rPr>
              <w:t xml:space="preserve"> Top Risk Factors (harsh braking #1, speeding #2, maintenance #3) </w:t>
            </w:r>
          </w:p>
        </w:tc>
      </w:tr>
      <w:tr w:rsidR="005E3DC7" w:rsidRPr="006E2E60" w14:paraId="24710E9F" w14:textId="77777777" w:rsidTr="005E3DC7">
        <w:tc>
          <w:tcPr>
            <w:tcW w:w="846" w:type="dxa"/>
          </w:tcPr>
          <w:p w14:paraId="4598474F" w14:textId="77777777" w:rsidR="005E3DC7" w:rsidRPr="006E2E60" w:rsidRDefault="005E3DC7" w:rsidP="006E2E60">
            <w:pPr>
              <w:rPr>
                <w:rFonts w:cstheme="minorHAnsi"/>
                <w:szCs w:val="22"/>
              </w:rPr>
            </w:pPr>
            <w:r w:rsidRPr="006E2E60">
              <w:rPr>
                <w:rFonts w:cstheme="minorHAnsi"/>
                <w:szCs w:val="22"/>
              </w:rPr>
              <w:t xml:space="preserve">4 </w:t>
            </w:r>
          </w:p>
        </w:tc>
        <w:tc>
          <w:tcPr>
            <w:tcW w:w="8170" w:type="dxa"/>
          </w:tcPr>
          <w:p w14:paraId="7DF4691A" w14:textId="77777777" w:rsidR="005E3DC7" w:rsidRPr="006E2E60" w:rsidRDefault="005E3DC7" w:rsidP="006E2E60">
            <w:pPr>
              <w:rPr>
                <w:rFonts w:cstheme="minorHAnsi"/>
                <w:szCs w:val="22"/>
              </w:rPr>
            </w:pPr>
            <w:r w:rsidRPr="006E2E60">
              <w:rPr>
                <w:rFonts w:cstheme="minorHAnsi"/>
                <w:szCs w:val="22"/>
              </w:rPr>
              <w:t xml:space="preserve"> Risk Patterns (Fri 6-8 PM peaks, regional hotspots) </w:t>
            </w:r>
          </w:p>
        </w:tc>
      </w:tr>
      <w:tr w:rsidR="005E3DC7" w:rsidRPr="006E2E60" w14:paraId="1A52BB97" w14:textId="77777777" w:rsidTr="005E3DC7">
        <w:tc>
          <w:tcPr>
            <w:tcW w:w="846" w:type="dxa"/>
          </w:tcPr>
          <w:p w14:paraId="204AAD20" w14:textId="77777777" w:rsidR="005E3DC7" w:rsidRPr="006E2E60" w:rsidRDefault="005E3DC7" w:rsidP="006E2E60">
            <w:pPr>
              <w:rPr>
                <w:rFonts w:cstheme="minorHAnsi"/>
                <w:szCs w:val="22"/>
              </w:rPr>
            </w:pPr>
            <w:r w:rsidRPr="006E2E60">
              <w:rPr>
                <w:rFonts w:cstheme="minorHAnsi"/>
                <w:szCs w:val="22"/>
              </w:rPr>
              <w:t xml:space="preserve">5 </w:t>
            </w:r>
          </w:p>
        </w:tc>
        <w:tc>
          <w:tcPr>
            <w:tcW w:w="8170" w:type="dxa"/>
          </w:tcPr>
          <w:p w14:paraId="6BE0636A" w14:textId="77777777" w:rsidR="005E3DC7" w:rsidRPr="006E2E60" w:rsidRDefault="005E3DC7" w:rsidP="006E2E60">
            <w:pPr>
              <w:rPr>
                <w:rFonts w:cstheme="minorHAnsi"/>
                <w:szCs w:val="22"/>
              </w:rPr>
            </w:pPr>
            <w:r w:rsidRPr="006E2E60">
              <w:rPr>
                <w:rFonts w:cstheme="minorHAnsi"/>
                <w:szCs w:val="22"/>
              </w:rPr>
              <w:t xml:space="preserve"> Model Performance (AUC-ROC: 0.78, 65% incident detection) </w:t>
            </w:r>
          </w:p>
        </w:tc>
      </w:tr>
      <w:tr w:rsidR="005E3DC7" w:rsidRPr="006E2E60" w14:paraId="4D542488" w14:textId="77777777" w:rsidTr="005E3DC7">
        <w:tc>
          <w:tcPr>
            <w:tcW w:w="846" w:type="dxa"/>
          </w:tcPr>
          <w:p w14:paraId="72F360DA" w14:textId="77777777" w:rsidR="005E3DC7" w:rsidRPr="006E2E60" w:rsidRDefault="005E3DC7" w:rsidP="006E2E60">
            <w:pPr>
              <w:rPr>
                <w:rFonts w:cstheme="minorHAnsi"/>
                <w:szCs w:val="22"/>
              </w:rPr>
            </w:pPr>
            <w:r w:rsidRPr="006E2E60">
              <w:rPr>
                <w:rFonts w:cstheme="minorHAnsi"/>
                <w:szCs w:val="22"/>
              </w:rPr>
              <w:t xml:space="preserve">6 </w:t>
            </w:r>
          </w:p>
        </w:tc>
        <w:tc>
          <w:tcPr>
            <w:tcW w:w="8170" w:type="dxa"/>
          </w:tcPr>
          <w:p w14:paraId="7DD77298" w14:textId="77777777" w:rsidR="005E3DC7" w:rsidRPr="006E2E60" w:rsidRDefault="005E3DC7" w:rsidP="006E2E60">
            <w:pPr>
              <w:rPr>
                <w:rFonts w:cstheme="minorHAnsi"/>
                <w:szCs w:val="22"/>
              </w:rPr>
            </w:pPr>
            <w:r w:rsidRPr="006E2E60">
              <w:rPr>
                <w:rFonts w:cstheme="minorHAnsi"/>
                <w:szCs w:val="22"/>
              </w:rPr>
              <w:t xml:space="preserve"> Risk Scoring Implementation (5% Critical risk drivers) </w:t>
            </w:r>
          </w:p>
        </w:tc>
      </w:tr>
      <w:tr w:rsidR="005E3DC7" w:rsidRPr="006E2E60" w14:paraId="227319BA" w14:textId="77777777" w:rsidTr="005E3DC7">
        <w:tc>
          <w:tcPr>
            <w:tcW w:w="846" w:type="dxa"/>
          </w:tcPr>
          <w:p w14:paraId="300A643A" w14:textId="77777777" w:rsidR="005E3DC7" w:rsidRPr="006E2E60" w:rsidRDefault="005E3DC7" w:rsidP="006E2E60">
            <w:pPr>
              <w:rPr>
                <w:rFonts w:cstheme="minorHAnsi"/>
                <w:szCs w:val="22"/>
              </w:rPr>
            </w:pPr>
            <w:r w:rsidRPr="006E2E60">
              <w:rPr>
                <w:rFonts w:cstheme="minorHAnsi"/>
                <w:szCs w:val="22"/>
              </w:rPr>
              <w:t xml:space="preserve">7 </w:t>
            </w:r>
          </w:p>
        </w:tc>
        <w:tc>
          <w:tcPr>
            <w:tcW w:w="8170" w:type="dxa"/>
          </w:tcPr>
          <w:p w14:paraId="19B3D15A" w14:textId="77777777" w:rsidR="005E3DC7" w:rsidRPr="006E2E60" w:rsidRDefault="005E3DC7" w:rsidP="006E2E60">
            <w:pPr>
              <w:rPr>
                <w:rFonts w:cstheme="minorHAnsi"/>
                <w:szCs w:val="22"/>
              </w:rPr>
            </w:pPr>
            <w:r w:rsidRPr="006E2E60">
              <w:rPr>
                <w:rFonts w:cstheme="minorHAnsi"/>
                <w:szCs w:val="22"/>
              </w:rPr>
              <w:t xml:space="preserve"> Recommendations (4 actionable with expected impact) </w:t>
            </w:r>
          </w:p>
        </w:tc>
      </w:tr>
      <w:tr w:rsidR="005E3DC7" w:rsidRPr="006E2E60" w14:paraId="74C4C421" w14:textId="77777777" w:rsidTr="005E3DC7">
        <w:tc>
          <w:tcPr>
            <w:tcW w:w="846" w:type="dxa"/>
          </w:tcPr>
          <w:p w14:paraId="34AEB89B" w14:textId="77777777" w:rsidR="005E3DC7" w:rsidRPr="006E2E60" w:rsidRDefault="005E3DC7" w:rsidP="006E2E60">
            <w:pPr>
              <w:rPr>
                <w:rFonts w:cstheme="minorHAnsi"/>
                <w:szCs w:val="22"/>
              </w:rPr>
            </w:pPr>
            <w:r w:rsidRPr="006E2E60">
              <w:rPr>
                <w:rFonts w:cstheme="minorHAnsi"/>
                <w:szCs w:val="22"/>
              </w:rPr>
              <w:t xml:space="preserve">8 </w:t>
            </w:r>
          </w:p>
        </w:tc>
        <w:tc>
          <w:tcPr>
            <w:tcW w:w="8170" w:type="dxa"/>
          </w:tcPr>
          <w:p w14:paraId="2DECE974" w14:textId="77777777" w:rsidR="005E3DC7" w:rsidRPr="006E2E60" w:rsidRDefault="005E3DC7" w:rsidP="006E2E60">
            <w:pPr>
              <w:rPr>
                <w:rFonts w:cstheme="minorHAnsi"/>
                <w:szCs w:val="22"/>
              </w:rPr>
            </w:pPr>
            <w:r w:rsidRPr="006E2E60">
              <w:rPr>
                <w:rFonts w:cstheme="minorHAnsi"/>
                <w:szCs w:val="22"/>
              </w:rPr>
              <w:t xml:space="preserve"> ROI &amp; Next Steps (18-24% reduction, 90-day rollout) </w:t>
            </w:r>
          </w:p>
        </w:tc>
      </w:tr>
    </w:tbl>
    <w:p w14:paraId="7D9DB88D" w14:textId="77777777" w:rsidR="005E3DC7" w:rsidRPr="006E2E60" w:rsidRDefault="005E3DC7" w:rsidP="006E2E60">
      <w:pPr>
        <w:spacing w:after="0" w:line="240" w:lineRule="auto"/>
        <w:rPr>
          <w:rFonts w:cstheme="minorHAnsi"/>
          <w:szCs w:val="22"/>
        </w:rPr>
      </w:pPr>
    </w:p>
    <w:p w14:paraId="4F998CBC" w14:textId="38F82FAF" w:rsidR="00205FDD" w:rsidRPr="00186E25" w:rsidRDefault="00205FDD" w:rsidP="006E2E60">
      <w:pPr>
        <w:pStyle w:val="Heading2"/>
        <w:numPr>
          <w:ilvl w:val="1"/>
          <w:numId w:val="1"/>
        </w:numPr>
        <w:spacing w:before="0" w:after="0" w:line="240" w:lineRule="auto"/>
        <w:ind w:left="0"/>
        <w:rPr>
          <w:rFonts w:asciiTheme="minorHAnsi" w:hAnsiTheme="minorHAnsi" w:cstheme="minorHAnsi"/>
          <w:b/>
          <w:bCs/>
          <w:sz w:val="22"/>
          <w:szCs w:val="22"/>
          <w:rPrChange w:id="404" w:author="Deepa Belani     /RLGPBG-DOM/IBANK/MUM" w:date="2026-06-24T12:22:00Z" w16du:dateUtc="2026-06-24T06:52:00Z">
            <w:rPr>
              <w:rFonts w:asciiTheme="minorHAnsi" w:hAnsiTheme="minorHAnsi" w:cstheme="minorHAnsi"/>
              <w:sz w:val="22"/>
              <w:szCs w:val="22"/>
            </w:rPr>
          </w:rPrChange>
        </w:rPr>
      </w:pPr>
      <w:r w:rsidRPr="00186E25">
        <w:rPr>
          <w:rFonts w:asciiTheme="minorHAnsi" w:hAnsiTheme="minorHAnsi" w:cstheme="minorHAnsi"/>
          <w:b/>
          <w:bCs/>
          <w:sz w:val="22"/>
          <w:szCs w:val="22"/>
          <w:rPrChange w:id="405" w:author="Deepa Belani     /RLGPBG-DOM/IBANK/MUM" w:date="2026-06-24T12:22:00Z" w16du:dateUtc="2026-06-24T06:52:00Z">
            <w:rPr>
              <w:rFonts w:asciiTheme="minorHAnsi" w:hAnsiTheme="minorHAnsi" w:cstheme="minorHAnsi"/>
              <w:sz w:val="22"/>
              <w:szCs w:val="22"/>
            </w:rPr>
          </w:rPrChange>
        </w:rPr>
        <w:t>Risk Mitigation</w:t>
      </w:r>
    </w:p>
    <w:tbl>
      <w:tblPr>
        <w:tblStyle w:val="TableGrid"/>
        <w:tblW w:w="0" w:type="auto"/>
        <w:tblLook w:val="04A0" w:firstRow="1" w:lastRow="0" w:firstColumn="1" w:lastColumn="0" w:noHBand="0" w:noVBand="1"/>
      </w:tblPr>
      <w:tblGrid>
        <w:gridCol w:w="2972"/>
        <w:gridCol w:w="6044"/>
      </w:tblGrid>
      <w:tr w:rsidR="005E3DC7" w:rsidRPr="006E2E60" w14:paraId="687621EB" w14:textId="77777777" w:rsidTr="005E3DC7">
        <w:tc>
          <w:tcPr>
            <w:tcW w:w="2972" w:type="dxa"/>
          </w:tcPr>
          <w:p w14:paraId="19CFCD14" w14:textId="77777777" w:rsidR="005E3DC7" w:rsidRPr="006E2E60" w:rsidRDefault="005E3DC7" w:rsidP="006E2E60">
            <w:pPr>
              <w:rPr>
                <w:rFonts w:cstheme="minorHAnsi"/>
                <w:szCs w:val="22"/>
              </w:rPr>
            </w:pPr>
            <w:r w:rsidRPr="006E2E60">
              <w:rPr>
                <w:rFonts w:cstheme="minorHAnsi"/>
                <w:szCs w:val="22"/>
              </w:rPr>
              <w:t xml:space="preserve">Risk </w:t>
            </w:r>
          </w:p>
        </w:tc>
        <w:tc>
          <w:tcPr>
            <w:tcW w:w="6044" w:type="dxa"/>
          </w:tcPr>
          <w:p w14:paraId="53FB3D93" w14:textId="77777777" w:rsidR="005E3DC7" w:rsidRPr="006E2E60" w:rsidRDefault="005E3DC7" w:rsidP="006E2E60">
            <w:pPr>
              <w:rPr>
                <w:rFonts w:cstheme="minorHAnsi"/>
                <w:szCs w:val="22"/>
              </w:rPr>
            </w:pPr>
            <w:r w:rsidRPr="006E2E60">
              <w:rPr>
                <w:rFonts w:cstheme="minorHAnsi"/>
                <w:szCs w:val="22"/>
              </w:rPr>
              <w:t xml:space="preserve"> Mitigation Strategy </w:t>
            </w:r>
          </w:p>
        </w:tc>
      </w:tr>
      <w:tr w:rsidR="005E3DC7" w:rsidRPr="006E2E60" w14:paraId="03C8DEE4" w14:textId="77777777" w:rsidTr="005E3DC7">
        <w:tc>
          <w:tcPr>
            <w:tcW w:w="2972" w:type="dxa"/>
          </w:tcPr>
          <w:p w14:paraId="17001555" w14:textId="77777777" w:rsidR="005E3DC7" w:rsidRPr="006E2E60" w:rsidRDefault="005E3DC7" w:rsidP="006E2E60">
            <w:pPr>
              <w:rPr>
                <w:rFonts w:cstheme="minorHAnsi"/>
                <w:szCs w:val="22"/>
              </w:rPr>
            </w:pPr>
            <w:r w:rsidRPr="006E2E60">
              <w:rPr>
                <w:rFonts w:cstheme="minorHAnsi"/>
                <w:szCs w:val="22"/>
              </w:rPr>
              <w:t xml:space="preserve">Low incident rate (&lt;2%) </w:t>
            </w:r>
          </w:p>
        </w:tc>
        <w:tc>
          <w:tcPr>
            <w:tcW w:w="6044" w:type="dxa"/>
          </w:tcPr>
          <w:p w14:paraId="793F1300" w14:textId="77777777" w:rsidR="005E3DC7" w:rsidRPr="006E2E60" w:rsidRDefault="005E3DC7" w:rsidP="006E2E60">
            <w:pPr>
              <w:rPr>
                <w:rFonts w:cstheme="minorHAnsi"/>
                <w:szCs w:val="22"/>
              </w:rPr>
            </w:pPr>
            <w:r w:rsidRPr="006E2E60">
              <w:rPr>
                <w:rFonts w:cstheme="minorHAnsi"/>
                <w:szCs w:val="22"/>
              </w:rPr>
              <w:t xml:space="preserve"> Use anomaly detection + SMOTE; set realistic expectations</w:t>
            </w:r>
          </w:p>
        </w:tc>
      </w:tr>
      <w:tr w:rsidR="005E3DC7" w:rsidRPr="006E2E60" w14:paraId="6F7F991B" w14:textId="77777777" w:rsidTr="005E3DC7">
        <w:tc>
          <w:tcPr>
            <w:tcW w:w="2972" w:type="dxa"/>
          </w:tcPr>
          <w:p w14:paraId="4C1B75EB" w14:textId="77777777" w:rsidR="005E3DC7" w:rsidRPr="006E2E60" w:rsidRDefault="005E3DC7" w:rsidP="006E2E60">
            <w:pPr>
              <w:rPr>
                <w:rFonts w:cstheme="minorHAnsi"/>
                <w:szCs w:val="22"/>
              </w:rPr>
            </w:pPr>
            <w:r w:rsidRPr="006E2E60">
              <w:rPr>
                <w:rFonts w:cstheme="minorHAnsi"/>
                <w:szCs w:val="22"/>
              </w:rPr>
              <w:t xml:space="preserve">Missing critical features </w:t>
            </w:r>
          </w:p>
        </w:tc>
        <w:tc>
          <w:tcPr>
            <w:tcW w:w="6044" w:type="dxa"/>
          </w:tcPr>
          <w:p w14:paraId="54878ED6" w14:textId="77777777" w:rsidR="005E3DC7" w:rsidRPr="006E2E60" w:rsidRDefault="005E3DC7" w:rsidP="006E2E60">
            <w:pPr>
              <w:rPr>
                <w:rFonts w:cstheme="minorHAnsi"/>
                <w:szCs w:val="22"/>
              </w:rPr>
            </w:pPr>
            <w:r w:rsidRPr="006E2E60">
              <w:rPr>
                <w:rFonts w:cstheme="minorHAnsi"/>
                <w:szCs w:val="22"/>
              </w:rPr>
              <w:t xml:space="preserve"> Engineer proxies; document limitations </w:t>
            </w:r>
          </w:p>
        </w:tc>
      </w:tr>
      <w:tr w:rsidR="005E3DC7" w:rsidRPr="006E2E60" w14:paraId="76508B2D" w14:textId="77777777" w:rsidTr="005E3DC7">
        <w:tc>
          <w:tcPr>
            <w:tcW w:w="2972" w:type="dxa"/>
          </w:tcPr>
          <w:p w14:paraId="0D219A32" w14:textId="77777777" w:rsidR="005E3DC7" w:rsidRPr="006E2E60" w:rsidRDefault="005E3DC7" w:rsidP="006E2E60">
            <w:pPr>
              <w:rPr>
                <w:rFonts w:cstheme="minorHAnsi"/>
                <w:szCs w:val="22"/>
              </w:rPr>
            </w:pPr>
            <w:r w:rsidRPr="006E2E60">
              <w:rPr>
                <w:rFonts w:cstheme="minorHAnsi"/>
                <w:szCs w:val="22"/>
              </w:rPr>
              <w:t xml:space="preserve">Model not accurate enough </w:t>
            </w:r>
          </w:p>
        </w:tc>
        <w:tc>
          <w:tcPr>
            <w:tcW w:w="6044" w:type="dxa"/>
          </w:tcPr>
          <w:p w14:paraId="5D252D87" w14:textId="77777777" w:rsidR="005E3DC7" w:rsidRPr="006E2E60" w:rsidRDefault="005E3DC7" w:rsidP="006E2E60">
            <w:pPr>
              <w:rPr>
                <w:rFonts w:cstheme="minorHAnsi"/>
                <w:szCs w:val="22"/>
              </w:rPr>
            </w:pPr>
            <w:r w:rsidRPr="006E2E60">
              <w:rPr>
                <w:rFonts w:cstheme="minorHAnsi"/>
                <w:szCs w:val="22"/>
              </w:rPr>
              <w:t xml:space="preserve"> Focus on high-risk segment (top 10% precision) </w:t>
            </w:r>
          </w:p>
        </w:tc>
      </w:tr>
      <w:tr w:rsidR="005E3DC7" w:rsidRPr="006E2E60" w14:paraId="2E6F502B" w14:textId="77777777" w:rsidTr="005E3DC7">
        <w:tc>
          <w:tcPr>
            <w:tcW w:w="2972" w:type="dxa"/>
          </w:tcPr>
          <w:p w14:paraId="0AF83636" w14:textId="77777777" w:rsidR="005E3DC7" w:rsidRPr="006E2E60" w:rsidRDefault="005E3DC7" w:rsidP="006E2E60">
            <w:pPr>
              <w:rPr>
                <w:rFonts w:cstheme="minorHAnsi"/>
                <w:szCs w:val="22"/>
              </w:rPr>
            </w:pPr>
            <w:r w:rsidRPr="006E2E60">
              <w:rPr>
                <w:rFonts w:cstheme="minorHAnsi"/>
                <w:szCs w:val="22"/>
              </w:rPr>
              <w:t xml:space="preserve">Data privacy concerns </w:t>
            </w:r>
          </w:p>
        </w:tc>
        <w:tc>
          <w:tcPr>
            <w:tcW w:w="6044" w:type="dxa"/>
          </w:tcPr>
          <w:p w14:paraId="6F4468A4" w14:textId="77777777" w:rsidR="005E3DC7" w:rsidRPr="006E2E60" w:rsidRDefault="005E3DC7" w:rsidP="006E2E60">
            <w:pPr>
              <w:rPr>
                <w:rFonts w:cstheme="minorHAnsi"/>
                <w:szCs w:val="22"/>
              </w:rPr>
            </w:pPr>
            <w:r w:rsidRPr="006E2E60">
              <w:rPr>
                <w:rFonts w:cstheme="minorHAnsi"/>
                <w:szCs w:val="22"/>
              </w:rPr>
              <w:t xml:space="preserve"> Anonymize driver/vehicle IDs in outputs </w:t>
            </w:r>
          </w:p>
        </w:tc>
      </w:tr>
      <w:tr w:rsidR="005E3DC7" w:rsidRPr="006E2E60" w14:paraId="44B1B73A" w14:textId="77777777" w:rsidTr="005E3DC7">
        <w:tc>
          <w:tcPr>
            <w:tcW w:w="2972" w:type="dxa"/>
          </w:tcPr>
          <w:p w14:paraId="7F634D5F" w14:textId="77777777" w:rsidR="005E3DC7" w:rsidRPr="006E2E60" w:rsidRDefault="005E3DC7" w:rsidP="006E2E60">
            <w:pPr>
              <w:rPr>
                <w:rFonts w:cstheme="minorHAnsi"/>
                <w:szCs w:val="22"/>
              </w:rPr>
            </w:pPr>
            <w:r w:rsidRPr="006E2E60">
              <w:rPr>
                <w:rFonts w:cstheme="minorHAnsi"/>
                <w:szCs w:val="22"/>
              </w:rPr>
              <w:t xml:space="preserve">Leadership </w:t>
            </w:r>
            <w:proofErr w:type="spellStart"/>
            <w:r w:rsidRPr="006E2E60">
              <w:rPr>
                <w:rFonts w:cstheme="minorHAnsi"/>
                <w:szCs w:val="22"/>
              </w:rPr>
              <w:t>skepticism</w:t>
            </w:r>
            <w:proofErr w:type="spellEnd"/>
            <w:r w:rsidRPr="006E2E60">
              <w:rPr>
                <w:rFonts w:cstheme="minorHAnsi"/>
                <w:szCs w:val="22"/>
              </w:rPr>
              <w:t xml:space="preserve"> </w:t>
            </w:r>
          </w:p>
        </w:tc>
        <w:tc>
          <w:tcPr>
            <w:tcW w:w="6044" w:type="dxa"/>
          </w:tcPr>
          <w:p w14:paraId="1F9C27DB" w14:textId="77777777" w:rsidR="005E3DC7" w:rsidRPr="006E2E60" w:rsidRDefault="005E3DC7" w:rsidP="006E2E60">
            <w:pPr>
              <w:rPr>
                <w:rFonts w:cstheme="minorHAnsi"/>
                <w:szCs w:val="22"/>
              </w:rPr>
            </w:pPr>
            <w:r w:rsidRPr="006E2E60">
              <w:rPr>
                <w:rFonts w:cstheme="minorHAnsi"/>
                <w:szCs w:val="22"/>
              </w:rPr>
              <w:t xml:space="preserve"> Start with pilot program on 100 vehicles </w:t>
            </w:r>
          </w:p>
        </w:tc>
      </w:tr>
    </w:tbl>
    <w:p w14:paraId="5F36B535" w14:textId="65C14965" w:rsidR="00205FDD" w:rsidRPr="006E2E60" w:rsidRDefault="00205FDD" w:rsidP="006E2E60">
      <w:pPr>
        <w:spacing w:after="0" w:line="240" w:lineRule="auto"/>
        <w:rPr>
          <w:rFonts w:cstheme="minorHAnsi"/>
          <w:szCs w:val="22"/>
        </w:rPr>
      </w:pPr>
    </w:p>
    <w:p w14:paraId="42B3F07E" w14:textId="0EAC1641" w:rsidR="006E2E60" w:rsidRPr="00186E25" w:rsidRDefault="00205FDD" w:rsidP="006E2E60">
      <w:pPr>
        <w:pStyle w:val="Heading1"/>
        <w:numPr>
          <w:ilvl w:val="0"/>
          <w:numId w:val="1"/>
        </w:numPr>
        <w:spacing w:before="0" w:after="0" w:line="240" w:lineRule="auto"/>
        <w:ind w:left="0"/>
        <w:rPr>
          <w:rFonts w:asciiTheme="minorHAnsi" w:hAnsiTheme="minorHAnsi" w:cstheme="minorHAnsi"/>
          <w:b/>
          <w:bCs/>
          <w:sz w:val="22"/>
          <w:szCs w:val="22"/>
          <w:rPrChange w:id="406" w:author="Deepa Belani     /RLGPBG-DOM/IBANK/MUM" w:date="2026-06-24T12:22:00Z" w16du:dateUtc="2026-06-24T06:52:00Z">
            <w:rPr>
              <w:rFonts w:asciiTheme="minorHAnsi" w:hAnsiTheme="minorHAnsi" w:cstheme="minorHAnsi"/>
              <w:sz w:val="22"/>
              <w:szCs w:val="22"/>
            </w:rPr>
          </w:rPrChange>
        </w:rPr>
      </w:pPr>
      <w:r w:rsidRPr="00186E25">
        <w:rPr>
          <w:rFonts w:asciiTheme="minorHAnsi" w:hAnsiTheme="minorHAnsi" w:cstheme="minorHAnsi"/>
          <w:b/>
          <w:bCs/>
          <w:sz w:val="22"/>
          <w:szCs w:val="22"/>
          <w:rPrChange w:id="407" w:author="Deepa Belani     /RLGPBG-DOM/IBANK/MUM" w:date="2026-06-24T12:22:00Z" w16du:dateUtc="2026-06-24T06:52:00Z">
            <w:rPr>
              <w:rFonts w:asciiTheme="minorHAnsi" w:hAnsiTheme="minorHAnsi" w:cstheme="minorHAnsi"/>
              <w:sz w:val="22"/>
              <w:szCs w:val="22"/>
            </w:rPr>
          </w:rPrChange>
        </w:rPr>
        <w:t>Pre-Submission Checklist</w:t>
      </w:r>
    </w:p>
    <w:p w14:paraId="57BC4F51" w14:textId="00476A95" w:rsidR="00205FDD" w:rsidRPr="00186E25" w:rsidRDefault="00205FDD" w:rsidP="006E2E60">
      <w:pPr>
        <w:pStyle w:val="Heading2"/>
        <w:numPr>
          <w:ilvl w:val="1"/>
          <w:numId w:val="1"/>
        </w:numPr>
        <w:spacing w:before="0" w:after="0" w:line="240" w:lineRule="auto"/>
        <w:ind w:left="0"/>
        <w:rPr>
          <w:rFonts w:asciiTheme="minorHAnsi" w:hAnsiTheme="minorHAnsi" w:cstheme="minorHAnsi"/>
          <w:b/>
          <w:bCs/>
          <w:sz w:val="22"/>
          <w:szCs w:val="22"/>
          <w:rPrChange w:id="408" w:author="Deepa Belani     /RLGPBG-DOM/IBANK/MUM" w:date="2026-06-24T12:22:00Z" w16du:dateUtc="2026-06-24T06:52:00Z">
            <w:rPr>
              <w:rFonts w:asciiTheme="minorHAnsi" w:hAnsiTheme="minorHAnsi" w:cstheme="minorHAnsi"/>
              <w:sz w:val="22"/>
              <w:szCs w:val="22"/>
            </w:rPr>
          </w:rPrChange>
        </w:rPr>
      </w:pPr>
      <w:r w:rsidRPr="00186E25">
        <w:rPr>
          <w:rFonts w:asciiTheme="minorHAnsi" w:hAnsiTheme="minorHAnsi" w:cstheme="minorHAnsi"/>
          <w:b/>
          <w:bCs/>
          <w:sz w:val="22"/>
          <w:szCs w:val="22"/>
          <w:rPrChange w:id="409" w:author="Deepa Belani     /RLGPBG-DOM/IBANK/MUM" w:date="2026-06-24T12:22:00Z" w16du:dateUtc="2026-06-24T06:52:00Z">
            <w:rPr>
              <w:rFonts w:asciiTheme="minorHAnsi" w:hAnsiTheme="minorHAnsi" w:cstheme="minorHAnsi"/>
              <w:sz w:val="22"/>
              <w:szCs w:val="22"/>
            </w:rPr>
          </w:rPrChange>
        </w:rPr>
        <w:t>Technical Quality</w:t>
      </w:r>
    </w:p>
    <w:p w14:paraId="6E3BB67B" w14:textId="1ADDFA07" w:rsidR="00205FDD" w:rsidRPr="006E2E60" w:rsidDel="00186E25" w:rsidRDefault="00205FDD" w:rsidP="006E2E60">
      <w:pPr>
        <w:spacing w:after="0" w:line="240" w:lineRule="auto"/>
        <w:rPr>
          <w:del w:id="410" w:author="Deepa Belani     /RLGPBG-DOM/IBANK/MUM" w:date="2026-06-24T12:20:00Z" w16du:dateUtc="2026-06-24T06:50:00Z"/>
          <w:rFonts w:cstheme="minorHAnsi"/>
          <w:szCs w:val="22"/>
        </w:rPr>
      </w:pPr>
      <w:r w:rsidRPr="006E2E60">
        <w:rPr>
          <w:rFonts w:cstheme="minorHAnsi"/>
          <w:szCs w:val="22"/>
        </w:rPr>
        <w:t>Code runs without errors</w:t>
      </w:r>
      <w:ins w:id="411" w:author="Deepa Belani     /RLGPBG-DOM/IBANK/MUM" w:date="2026-06-24T12:20:00Z" w16du:dateUtc="2026-06-24T06:50:00Z">
        <w:r w:rsidR="00186E25">
          <w:rPr>
            <w:rFonts w:cstheme="minorHAnsi"/>
            <w:szCs w:val="22"/>
          </w:rPr>
          <w:t xml:space="preserve">, </w:t>
        </w:r>
      </w:ins>
    </w:p>
    <w:p w14:paraId="03D487A5" w14:textId="35E7DE1A" w:rsidR="00205FDD" w:rsidRPr="006E2E60" w:rsidDel="00186E25" w:rsidRDefault="00205FDD" w:rsidP="006E2E60">
      <w:pPr>
        <w:spacing w:after="0" w:line="240" w:lineRule="auto"/>
        <w:rPr>
          <w:del w:id="412" w:author="Deepa Belani     /RLGPBG-DOM/IBANK/MUM" w:date="2026-06-24T12:20:00Z" w16du:dateUtc="2026-06-24T06:50:00Z"/>
          <w:rFonts w:cstheme="minorHAnsi"/>
          <w:szCs w:val="22"/>
        </w:rPr>
      </w:pPr>
      <w:r w:rsidRPr="006E2E60">
        <w:rPr>
          <w:rFonts w:cstheme="minorHAnsi"/>
          <w:szCs w:val="22"/>
        </w:rPr>
        <w:t>All missing values handled appropriately</w:t>
      </w:r>
      <w:ins w:id="413" w:author="Deepa Belani     /RLGPBG-DOM/IBANK/MUM" w:date="2026-06-24T12:20:00Z" w16du:dateUtc="2026-06-24T06:50:00Z">
        <w:r w:rsidR="00186E25">
          <w:rPr>
            <w:rFonts w:cstheme="minorHAnsi"/>
            <w:szCs w:val="22"/>
          </w:rPr>
          <w:t xml:space="preserve">, </w:t>
        </w:r>
      </w:ins>
    </w:p>
    <w:p w14:paraId="0B647B45" w14:textId="6B315238" w:rsidR="00205FDD" w:rsidRPr="006E2E60" w:rsidDel="00186E25" w:rsidRDefault="00205FDD" w:rsidP="006E2E60">
      <w:pPr>
        <w:spacing w:after="0" w:line="240" w:lineRule="auto"/>
        <w:rPr>
          <w:del w:id="414" w:author="Deepa Belani     /RLGPBG-DOM/IBANK/MUM" w:date="2026-06-24T12:20:00Z" w16du:dateUtc="2026-06-24T06:50:00Z"/>
          <w:rFonts w:cstheme="minorHAnsi"/>
          <w:szCs w:val="22"/>
        </w:rPr>
      </w:pPr>
      <w:r w:rsidRPr="006E2E60">
        <w:rPr>
          <w:rFonts w:cstheme="minorHAnsi"/>
          <w:szCs w:val="22"/>
        </w:rPr>
        <w:t>Models are properly validated (no data leakage)</w:t>
      </w:r>
      <w:ins w:id="415" w:author="Deepa Belani     /RLGPBG-DOM/IBANK/MUM" w:date="2026-06-24T12:20:00Z" w16du:dateUtc="2026-06-24T06:50:00Z">
        <w:r w:rsidR="00186E25">
          <w:rPr>
            <w:rFonts w:cstheme="minorHAnsi"/>
            <w:szCs w:val="22"/>
          </w:rPr>
          <w:t xml:space="preserve">, </w:t>
        </w:r>
      </w:ins>
    </w:p>
    <w:p w14:paraId="6573C161" w14:textId="0598ACC0" w:rsidR="005E3DC7" w:rsidRPr="006E2E60" w:rsidRDefault="00205FDD" w:rsidP="006E2E60">
      <w:pPr>
        <w:spacing w:after="0" w:line="240" w:lineRule="auto"/>
        <w:rPr>
          <w:rFonts w:cstheme="minorHAnsi"/>
          <w:szCs w:val="22"/>
        </w:rPr>
      </w:pPr>
      <w:r w:rsidRPr="006E2E60">
        <w:rPr>
          <w:rFonts w:cstheme="minorHAnsi"/>
          <w:szCs w:val="22"/>
        </w:rPr>
        <w:t>Feature importance is interpretable</w:t>
      </w:r>
      <w:ins w:id="416" w:author="Deepa Belani     /RLGPBG-DOM/IBANK/MUM" w:date="2026-06-24T12:20:00Z" w16du:dateUtc="2026-06-24T06:50:00Z">
        <w:r w:rsidR="00186E25">
          <w:rPr>
            <w:rFonts w:cstheme="minorHAnsi"/>
            <w:szCs w:val="22"/>
          </w:rPr>
          <w:t>.</w:t>
        </w:r>
      </w:ins>
    </w:p>
    <w:p w14:paraId="751AFE3A" w14:textId="77777777" w:rsidR="006E2E60" w:rsidRPr="006E2E60" w:rsidRDefault="006E2E60" w:rsidP="006E2E60">
      <w:pPr>
        <w:spacing w:after="0" w:line="240" w:lineRule="auto"/>
        <w:rPr>
          <w:rFonts w:cstheme="minorHAnsi"/>
          <w:szCs w:val="22"/>
        </w:rPr>
      </w:pPr>
    </w:p>
    <w:p w14:paraId="4EBC1565" w14:textId="24CE9296" w:rsidR="00205FDD" w:rsidRPr="00186E25" w:rsidRDefault="00205FDD" w:rsidP="006E2E60">
      <w:pPr>
        <w:pStyle w:val="Heading2"/>
        <w:numPr>
          <w:ilvl w:val="1"/>
          <w:numId w:val="1"/>
        </w:numPr>
        <w:spacing w:before="0" w:after="0" w:line="240" w:lineRule="auto"/>
        <w:ind w:left="0"/>
        <w:rPr>
          <w:rFonts w:asciiTheme="minorHAnsi" w:hAnsiTheme="minorHAnsi" w:cstheme="minorHAnsi"/>
          <w:b/>
          <w:bCs/>
          <w:sz w:val="22"/>
          <w:szCs w:val="22"/>
          <w:rPrChange w:id="417" w:author="Deepa Belani     /RLGPBG-DOM/IBANK/MUM" w:date="2026-06-24T12:22:00Z" w16du:dateUtc="2026-06-24T06:52:00Z">
            <w:rPr>
              <w:rFonts w:asciiTheme="minorHAnsi" w:hAnsiTheme="minorHAnsi" w:cstheme="minorHAnsi"/>
              <w:sz w:val="22"/>
              <w:szCs w:val="22"/>
            </w:rPr>
          </w:rPrChange>
        </w:rPr>
      </w:pPr>
      <w:r w:rsidRPr="00186E25">
        <w:rPr>
          <w:rFonts w:asciiTheme="minorHAnsi" w:hAnsiTheme="minorHAnsi" w:cstheme="minorHAnsi"/>
          <w:b/>
          <w:bCs/>
          <w:sz w:val="22"/>
          <w:szCs w:val="22"/>
          <w:rPrChange w:id="418" w:author="Deepa Belani     /RLGPBG-DOM/IBANK/MUM" w:date="2026-06-24T12:22:00Z" w16du:dateUtc="2026-06-24T06:52:00Z">
            <w:rPr>
              <w:rFonts w:asciiTheme="minorHAnsi" w:hAnsiTheme="minorHAnsi" w:cstheme="minorHAnsi"/>
              <w:sz w:val="22"/>
              <w:szCs w:val="22"/>
            </w:rPr>
          </w:rPrChange>
        </w:rPr>
        <w:t>Analytical Rigor</w:t>
      </w:r>
    </w:p>
    <w:p w14:paraId="208DA314" w14:textId="72A79B0B" w:rsidR="00205FDD" w:rsidRPr="006E2E60" w:rsidDel="00186E25" w:rsidRDefault="00205FDD" w:rsidP="006E2E60">
      <w:pPr>
        <w:spacing w:after="0" w:line="240" w:lineRule="auto"/>
        <w:rPr>
          <w:del w:id="419" w:author="Deepa Belani     /RLGPBG-DOM/IBANK/MUM" w:date="2026-06-24T12:20:00Z" w16du:dateUtc="2026-06-24T06:50:00Z"/>
          <w:rFonts w:cstheme="minorHAnsi"/>
          <w:szCs w:val="22"/>
        </w:rPr>
      </w:pPr>
      <w:r w:rsidRPr="006E2E60">
        <w:rPr>
          <w:rFonts w:cstheme="minorHAnsi"/>
          <w:szCs w:val="22"/>
        </w:rPr>
        <w:t>Clear connection from data to insights</w:t>
      </w:r>
      <w:ins w:id="420" w:author="Deepa Belani     /RLGPBG-DOM/IBANK/MUM" w:date="2026-06-24T12:20:00Z" w16du:dateUtc="2026-06-24T06:50:00Z">
        <w:r w:rsidR="00186E25">
          <w:rPr>
            <w:rFonts w:cstheme="minorHAnsi"/>
            <w:szCs w:val="22"/>
          </w:rPr>
          <w:t xml:space="preserve">, </w:t>
        </w:r>
      </w:ins>
    </w:p>
    <w:p w14:paraId="74B5F281" w14:textId="7912F4B4" w:rsidR="00205FDD" w:rsidRPr="006E2E60" w:rsidDel="00186E25" w:rsidRDefault="00205FDD" w:rsidP="006E2E60">
      <w:pPr>
        <w:spacing w:after="0" w:line="240" w:lineRule="auto"/>
        <w:rPr>
          <w:del w:id="421" w:author="Deepa Belani     /RLGPBG-DOM/IBANK/MUM" w:date="2026-06-24T12:20:00Z" w16du:dateUtc="2026-06-24T06:50:00Z"/>
          <w:rFonts w:cstheme="minorHAnsi"/>
          <w:szCs w:val="22"/>
        </w:rPr>
      </w:pPr>
      <w:r w:rsidRPr="006E2E60">
        <w:rPr>
          <w:rFonts w:cstheme="minorHAnsi"/>
          <w:szCs w:val="22"/>
        </w:rPr>
        <w:t>Multiple models compared</w:t>
      </w:r>
      <w:ins w:id="422" w:author="Deepa Belani     /RLGPBG-DOM/IBANK/MUM" w:date="2026-06-24T12:20:00Z" w16du:dateUtc="2026-06-24T06:50:00Z">
        <w:r w:rsidR="00186E25">
          <w:rPr>
            <w:rFonts w:cstheme="minorHAnsi"/>
            <w:szCs w:val="22"/>
          </w:rPr>
          <w:t xml:space="preserve">, </w:t>
        </w:r>
      </w:ins>
    </w:p>
    <w:p w14:paraId="03254091" w14:textId="533E392C" w:rsidR="00205FDD" w:rsidRPr="006E2E60" w:rsidDel="00186E25" w:rsidRDefault="00205FDD" w:rsidP="006E2E60">
      <w:pPr>
        <w:spacing w:after="0" w:line="240" w:lineRule="auto"/>
        <w:rPr>
          <w:del w:id="423" w:author="Deepa Belani     /RLGPBG-DOM/IBANK/MUM" w:date="2026-06-24T12:20:00Z" w16du:dateUtc="2026-06-24T06:50:00Z"/>
          <w:rFonts w:cstheme="minorHAnsi"/>
          <w:szCs w:val="22"/>
        </w:rPr>
      </w:pPr>
      <w:r w:rsidRPr="006E2E60">
        <w:rPr>
          <w:rFonts w:cstheme="minorHAnsi"/>
          <w:szCs w:val="22"/>
        </w:rPr>
        <w:t>Business metrics prioritized over technical metrics</w:t>
      </w:r>
      <w:ins w:id="424" w:author="Deepa Belani     /RLGPBG-DOM/IBANK/MUM" w:date="2026-06-24T12:20:00Z" w16du:dateUtc="2026-06-24T06:50:00Z">
        <w:r w:rsidR="00186E25">
          <w:rPr>
            <w:rFonts w:cstheme="minorHAnsi"/>
            <w:szCs w:val="22"/>
          </w:rPr>
          <w:t xml:space="preserve">, </w:t>
        </w:r>
      </w:ins>
    </w:p>
    <w:p w14:paraId="67E603A9" w14:textId="5EAD7FDE" w:rsidR="005E3DC7" w:rsidRPr="006E2E60" w:rsidRDefault="00205FDD" w:rsidP="006E2E60">
      <w:pPr>
        <w:spacing w:after="0" w:line="240" w:lineRule="auto"/>
        <w:rPr>
          <w:rFonts w:cstheme="minorHAnsi"/>
          <w:szCs w:val="22"/>
        </w:rPr>
      </w:pPr>
      <w:r w:rsidRPr="006E2E60">
        <w:rPr>
          <w:rFonts w:cstheme="minorHAnsi"/>
          <w:szCs w:val="22"/>
        </w:rPr>
        <w:t>Limitations acknowledged</w:t>
      </w:r>
      <w:ins w:id="425" w:author="Deepa Belani     /RLGPBG-DOM/IBANK/MUM" w:date="2026-06-24T12:20:00Z" w16du:dateUtc="2026-06-24T06:50:00Z">
        <w:r w:rsidR="00186E25">
          <w:rPr>
            <w:rFonts w:cstheme="minorHAnsi"/>
            <w:szCs w:val="22"/>
          </w:rPr>
          <w:t>.</w:t>
        </w:r>
      </w:ins>
    </w:p>
    <w:p w14:paraId="0AF635C4" w14:textId="77777777" w:rsidR="006E2E60" w:rsidRPr="006E2E60" w:rsidRDefault="006E2E60" w:rsidP="006E2E60">
      <w:pPr>
        <w:spacing w:after="0" w:line="240" w:lineRule="auto"/>
        <w:rPr>
          <w:rFonts w:cstheme="minorHAnsi"/>
          <w:szCs w:val="22"/>
        </w:rPr>
      </w:pPr>
    </w:p>
    <w:p w14:paraId="766C83E1" w14:textId="04FFE44D" w:rsidR="00205FDD" w:rsidRPr="00186E25" w:rsidRDefault="00205FDD" w:rsidP="006E2E60">
      <w:pPr>
        <w:pStyle w:val="Heading2"/>
        <w:numPr>
          <w:ilvl w:val="1"/>
          <w:numId w:val="1"/>
        </w:numPr>
        <w:spacing w:before="0" w:after="0" w:line="240" w:lineRule="auto"/>
        <w:ind w:left="0"/>
        <w:rPr>
          <w:rFonts w:asciiTheme="minorHAnsi" w:hAnsiTheme="minorHAnsi" w:cstheme="minorHAnsi"/>
          <w:b/>
          <w:bCs/>
          <w:sz w:val="22"/>
          <w:szCs w:val="22"/>
          <w:rPrChange w:id="426" w:author="Deepa Belani     /RLGPBG-DOM/IBANK/MUM" w:date="2026-06-24T12:22:00Z" w16du:dateUtc="2026-06-24T06:52:00Z">
            <w:rPr>
              <w:rFonts w:asciiTheme="minorHAnsi" w:hAnsiTheme="minorHAnsi" w:cstheme="minorHAnsi"/>
              <w:sz w:val="22"/>
              <w:szCs w:val="22"/>
            </w:rPr>
          </w:rPrChange>
        </w:rPr>
      </w:pPr>
      <w:r w:rsidRPr="00186E25">
        <w:rPr>
          <w:rFonts w:asciiTheme="minorHAnsi" w:hAnsiTheme="minorHAnsi" w:cstheme="minorHAnsi"/>
          <w:b/>
          <w:bCs/>
          <w:sz w:val="22"/>
          <w:szCs w:val="22"/>
          <w:rPrChange w:id="427" w:author="Deepa Belani     /RLGPBG-DOM/IBANK/MUM" w:date="2026-06-24T12:22:00Z" w16du:dateUtc="2026-06-24T06:52:00Z">
            <w:rPr>
              <w:rFonts w:asciiTheme="minorHAnsi" w:hAnsiTheme="minorHAnsi" w:cstheme="minorHAnsi"/>
              <w:sz w:val="22"/>
              <w:szCs w:val="22"/>
            </w:rPr>
          </w:rPrChange>
        </w:rPr>
        <w:t>Business Value</w:t>
      </w:r>
    </w:p>
    <w:p w14:paraId="3C0C3E75" w14:textId="7166DC0E" w:rsidR="00205FDD" w:rsidRPr="006E2E60" w:rsidDel="00186E25" w:rsidRDefault="00205FDD" w:rsidP="006E2E60">
      <w:pPr>
        <w:spacing w:after="0" w:line="240" w:lineRule="auto"/>
        <w:rPr>
          <w:del w:id="428" w:author="Deepa Belani     /RLGPBG-DOM/IBANK/MUM" w:date="2026-06-24T12:20:00Z" w16du:dateUtc="2026-06-24T06:50:00Z"/>
          <w:rFonts w:cstheme="minorHAnsi"/>
          <w:szCs w:val="22"/>
        </w:rPr>
      </w:pPr>
      <w:r w:rsidRPr="006E2E60">
        <w:rPr>
          <w:rFonts w:cstheme="minorHAnsi"/>
          <w:szCs w:val="22"/>
        </w:rPr>
        <w:t>Recommendations are actionable, not just technical</w:t>
      </w:r>
      <w:ins w:id="429" w:author="Deepa Belani     /RLGPBG-DOM/IBANK/MUM" w:date="2026-06-24T12:20:00Z" w16du:dateUtc="2026-06-24T06:50:00Z">
        <w:r w:rsidR="00186E25">
          <w:rPr>
            <w:rFonts w:cstheme="minorHAnsi"/>
            <w:szCs w:val="22"/>
          </w:rPr>
          <w:t xml:space="preserve">, </w:t>
        </w:r>
      </w:ins>
    </w:p>
    <w:p w14:paraId="3CC4E1C0" w14:textId="7E82F40F" w:rsidR="00205FDD" w:rsidRPr="006E2E60" w:rsidDel="00186E25" w:rsidRDefault="00205FDD" w:rsidP="006E2E60">
      <w:pPr>
        <w:spacing w:after="0" w:line="240" w:lineRule="auto"/>
        <w:rPr>
          <w:del w:id="430" w:author="Deepa Belani     /RLGPBG-DOM/IBANK/MUM" w:date="2026-06-24T12:21:00Z" w16du:dateUtc="2026-06-24T06:51:00Z"/>
          <w:rFonts w:cstheme="minorHAnsi"/>
          <w:szCs w:val="22"/>
        </w:rPr>
      </w:pPr>
      <w:r w:rsidRPr="006E2E60">
        <w:rPr>
          <w:rFonts w:cstheme="minorHAnsi"/>
          <w:szCs w:val="22"/>
        </w:rPr>
        <w:t>ROI calculation is realistic</w:t>
      </w:r>
      <w:ins w:id="431" w:author="Deepa Belani     /RLGPBG-DOM/IBANK/MUM" w:date="2026-06-24T12:21:00Z" w16du:dateUtc="2026-06-24T06:51:00Z">
        <w:r w:rsidR="00186E25">
          <w:rPr>
            <w:rFonts w:cstheme="minorHAnsi"/>
            <w:szCs w:val="22"/>
          </w:rPr>
          <w:t xml:space="preserve">, </w:t>
        </w:r>
      </w:ins>
    </w:p>
    <w:p w14:paraId="68155505" w14:textId="4067813A" w:rsidR="00205FDD" w:rsidRPr="006E2E60" w:rsidDel="00186E25" w:rsidRDefault="00205FDD" w:rsidP="006E2E60">
      <w:pPr>
        <w:spacing w:after="0" w:line="240" w:lineRule="auto"/>
        <w:rPr>
          <w:del w:id="432" w:author="Deepa Belani     /RLGPBG-DOM/IBANK/MUM" w:date="2026-06-24T12:21:00Z" w16du:dateUtc="2026-06-24T06:51:00Z"/>
          <w:rFonts w:cstheme="minorHAnsi"/>
          <w:szCs w:val="22"/>
        </w:rPr>
      </w:pPr>
      <w:r w:rsidRPr="006E2E60">
        <w:rPr>
          <w:rFonts w:cstheme="minorHAnsi"/>
          <w:szCs w:val="22"/>
        </w:rPr>
        <w:t>Risk tiers have clear interventions</w:t>
      </w:r>
      <w:ins w:id="433" w:author="Deepa Belani     /RLGPBG-DOM/IBANK/MUM" w:date="2026-06-24T12:21:00Z" w16du:dateUtc="2026-06-24T06:51:00Z">
        <w:r w:rsidR="00186E25">
          <w:rPr>
            <w:rFonts w:cstheme="minorHAnsi"/>
            <w:szCs w:val="22"/>
          </w:rPr>
          <w:t xml:space="preserve">, </w:t>
        </w:r>
      </w:ins>
    </w:p>
    <w:p w14:paraId="59D6F379" w14:textId="4510ED04" w:rsidR="00205FDD" w:rsidRPr="006E2E60" w:rsidRDefault="00205FDD" w:rsidP="006E2E60">
      <w:pPr>
        <w:spacing w:after="0" w:line="240" w:lineRule="auto"/>
        <w:rPr>
          <w:rFonts w:cstheme="minorHAnsi"/>
          <w:szCs w:val="22"/>
        </w:rPr>
      </w:pPr>
      <w:r w:rsidRPr="006E2E60">
        <w:rPr>
          <w:rFonts w:cstheme="minorHAnsi"/>
          <w:szCs w:val="22"/>
        </w:rPr>
        <w:t>Success metrics are measurable</w:t>
      </w:r>
      <w:ins w:id="434" w:author="Deepa Belani     /RLGPBG-DOM/IBANK/MUM" w:date="2026-06-24T12:21:00Z" w16du:dateUtc="2026-06-24T06:51:00Z">
        <w:r w:rsidR="00186E25">
          <w:rPr>
            <w:rFonts w:cstheme="minorHAnsi"/>
            <w:szCs w:val="22"/>
          </w:rPr>
          <w:t>.</w:t>
        </w:r>
      </w:ins>
    </w:p>
    <w:p w14:paraId="230AB1B4" w14:textId="77777777" w:rsidR="006E2E60" w:rsidRPr="006E2E60" w:rsidRDefault="006E2E60" w:rsidP="006E2E60">
      <w:pPr>
        <w:spacing w:after="0" w:line="240" w:lineRule="auto"/>
        <w:rPr>
          <w:rFonts w:cstheme="minorHAnsi"/>
          <w:szCs w:val="22"/>
        </w:rPr>
      </w:pPr>
    </w:p>
    <w:p w14:paraId="26475E12" w14:textId="56FE2D83" w:rsidR="00205FDD" w:rsidRPr="00186E25" w:rsidRDefault="00205FDD" w:rsidP="006E2E60">
      <w:pPr>
        <w:pStyle w:val="Heading2"/>
        <w:numPr>
          <w:ilvl w:val="1"/>
          <w:numId w:val="1"/>
        </w:numPr>
        <w:spacing w:before="0" w:after="0" w:line="240" w:lineRule="auto"/>
        <w:ind w:left="0"/>
        <w:rPr>
          <w:rFonts w:asciiTheme="minorHAnsi" w:hAnsiTheme="minorHAnsi" w:cstheme="minorHAnsi"/>
          <w:b/>
          <w:bCs/>
          <w:sz w:val="22"/>
          <w:szCs w:val="22"/>
          <w:rPrChange w:id="435" w:author="Deepa Belani     /RLGPBG-DOM/IBANK/MUM" w:date="2026-06-24T12:22:00Z" w16du:dateUtc="2026-06-24T06:52:00Z">
            <w:rPr>
              <w:rFonts w:asciiTheme="minorHAnsi" w:hAnsiTheme="minorHAnsi" w:cstheme="minorHAnsi"/>
              <w:sz w:val="22"/>
              <w:szCs w:val="22"/>
            </w:rPr>
          </w:rPrChange>
        </w:rPr>
      </w:pPr>
      <w:r w:rsidRPr="00186E25">
        <w:rPr>
          <w:rFonts w:asciiTheme="minorHAnsi" w:hAnsiTheme="minorHAnsi" w:cstheme="minorHAnsi"/>
          <w:b/>
          <w:bCs/>
          <w:sz w:val="22"/>
          <w:szCs w:val="22"/>
          <w:rPrChange w:id="436" w:author="Deepa Belani     /RLGPBG-DOM/IBANK/MUM" w:date="2026-06-24T12:22:00Z" w16du:dateUtc="2026-06-24T06:52:00Z">
            <w:rPr>
              <w:rFonts w:asciiTheme="minorHAnsi" w:hAnsiTheme="minorHAnsi" w:cstheme="minorHAnsi"/>
              <w:sz w:val="22"/>
              <w:szCs w:val="22"/>
            </w:rPr>
          </w:rPrChange>
        </w:rPr>
        <w:t>Presentation Quality</w:t>
      </w:r>
    </w:p>
    <w:p w14:paraId="1AF0AEB6" w14:textId="371FD54E" w:rsidR="00205FDD" w:rsidRPr="006E2E60" w:rsidDel="00186E25" w:rsidRDefault="00205FDD" w:rsidP="006E2E60">
      <w:pPr>
        <w:spacing w:after="0" w:line="240" w:lineRule="auto"/>
        <w:rPr>
          <w:del w:id="437" w:author="Deepa Belani     /RLGPBG-DOM/IBANK/MUM" w:date="2026-06-24T12:22:00Z" w16du:dateUtc="2026-06-24T06:52:00Z"/>
          <w:rFonts w:cstheme="minorHAnsi"/>
          <w:szCs w:val="22"/>
        </w:rPr>
      </w:pPr>
      <w:r w:rsidRPr="006E2E60">
        <w:rPr>
          <w:rFonts w:cstheme="minorHAnsi"/>
          <w:szCs w:val="22"/>
        </w:rPr>
        <w:t>Visuals are clear and self-explanatory</w:t>
      </w:r>
      <w:ins w:id="438" w:author="Deepa Belani     /RLGPBG-DOM/IBANK/MUM" w:date="2026-06-24T12:22:00Z" w16du:dateUtc="2026-06-24T06:52:00Z">
        <w:r w:rsidR="00186E25">
          <w:rPr>
            <w:rFonts w:cstheme="minorHAnsi"/>
            <w:szCs w:val="22"/>
          </w:rPr>
          <w:t xml:space="preserve">, </w:t>
        </w:r>
      </w:ins>
    </w:p>
    <w:p w14:paraId="1E6B2B40" w14:textId="53B81CA4" w:rsidR="00205FDD" w:rsidRPr="006E2E60" w:rsidDel="00186E25" w:rsidRDefault="00205FDD" w:rsidP="006E2E60">
      <w:pPr>
        <w:spacing w:after="0" w:line="240" w:lineRule="auto"/>
        <w:rPr>
          <w:del w:id="439" w:author="Deepa Belani     /RLGPBG-DOM/IBANK/MUM" w:date="2026-06-24T12:22:00Z" w16du:dateUtc="2026-06-24T06:52:00Z"/>
          <w:rFonts w:cstheme="minorHAnsi"/>
          <w:szCs w:val="22"/>
        </w:rPr>
      </w:pPr>
      <w:r w:rsidRPr="006E2E60">
        <w:rPr>
          <w:rFonts w:cstheme="minorHAnsi"/>
          <w:szCs w:val="22"/>
        </w:rPr>
        <w:t>Executive summary tells a story</w:t>
      </w:r>
      <w:ins w:id="440" w:author="Deepa Belani     /RLGPBG-DOM/IBANK/MUM" w:date="2026-06-24T12:22:00Z" w16du:dateUtc="2026-06-24T06:52:00Z">
        <w:r w:rsidR="00186E25">
          <w:rPr>
            <w:rFonts w:cstheme="minorHAnsi"/>
            <w:szCs w:val="22"/>
          </w:rPr>
          <w:t xml:space="preserve">, </w:t>
        </w:r>
      </w:ins>
    </w:p>
    <w:p w14:paraId="1066F365" w14:textId="28342711" w:rsidR="00205FDD" w:rsidRPr="006E2E60" w:rsidDel="00186E25" w:rsidRDefault="00205FDD" w:rsidP="006E2E60">
      <w:pPr>
        <w:spacing w:after="0" w:line="240" w:lineRule="auto"/>
        <w:rPr>
          <w:del w:id="441" w:author="Deepa Belani     /RLGPBG-DOM/IBANK/MUM" w:date="2026-06-24T12:22:00Z" w16du:dateUtc="2026-06-24T06:52:00Z"/>
          <w:rFonts w:cstheme="minorHAnsi"/>
          <w:szCs w:val="22"/>
        </w:rPr>
      </w:pPr>
      <w:r w:rsidRPr="006E2E60">
        <w:rPr>
          <w:rFonts w:cstheme="minorHAnsi"/>
          <w:szCs w:val="22"/>
        </w:rPr>
        <w:t>Technical depth appropriate for audience</w:t>
      </w:r>
      <w:ins w:id="442" w:author="Deepa Belani     /RLGPBG-DOM/IBANK/MUM" w:date="2026-06-24T12:22:00Z" w16du:dateUtc="2026-06-24T06:52:00Z">
        <w:r w:rsidR="00186E25">
          <w:rPr>
            <w:rFonts w:cstheme="minorHAnsi"/>
            <w:szCs w:val="22"/>
          </w:rPr>
          <w:t xml:space="preserve">, </w:t>
        </w:r>
      </w:ins>
    </w:p>
    <w:p w14:paraId="257467AE" w14:textId="1DC3A78A" w:rsidR="005E3DC7" w:rsidRPr="006E2E60" w:rsidRDefault="00205FDD" w:rsidP="006E2E60">
      <w:pPr>
        <w:spacing w:after="0" w:line="240" w:lineRule="auto"/>
        <w:rPr>
          <w:rFonts w:cstheme="minorHAnsi"/>
          <w:szCs w:val="22"/>
        </w:rPr>
      </w:pPr>
      <w:r w:rsidRPr="006E2E60">
        <w:rPr>
          <w:rFonts w:cstheme="minorHAnsi"/>
          <w:szCs w:val="22"/>
        </w:rPr>
        <w:t>10-12 slides maximum</w:t>
      </w:r>
      <w:ins w:id="443" w:author="Deepa Belani     /RLGPBG-DOM/IBANK/MUM" w:date="2026-06-24T12:21:00Z" w16du:dateUtc="2026-06-24T06:51:00Z">
        <w:r w:rsidR="00186E25">
          <w:rPr>
            <w:rFonts w:cstheme="minorHAnsi"/>
            <w:szCs w:val="22"/>
          </w:rPr>
          <w:t>.</w:t>
        </w:r>
      </w:ins>
    </w:p>
    <w:p w14:paraId="5E5A4041" w14:textId="77777777" w:rsidR="006E2E60" w:rsidRPr="006E2E60" w:rsidRDefault="006E2E60" w:rsidP="006E2E60">
      <w:pPr>
        <w:spacing w:after="0" w:line="240" w:lineRule="auto"/>
        <w:rPr>
          <w:rFonts w:cstheme="minorHAnsi"/>
          <w:szCs w:val="22"/>
        </w:rPr>
      </w:pPr>
    </w:p>
    <w:p w14:paraId="72CCFDE3" w14:textId="32AE2985" w:rsidR="005E3DC7" w:rsidRPr="00186E25" w:rsidRDefault="00205FDD" w:rsidP="006E2E60">
      <w:pPr>
        <w:pStyle w:val="Heading1"/>
        <w:numPr>
          <w:ilvl w:val="0"/>
          <w:numId w:val="1"/>
        </w:numPr>
        <w:spacing w:before="0" w:after="0" w:line="240" w:lineRule="auto"/>
        <w:ind w:left="0"/>
        <w:rPr>
          <w:rFonts w:asciiTheme="minorHAnsi" w:hAnsiTheme="minorHAnsi" w:cstheme="minorHAnsi"/>
          <w:b/>
          <w:bCs/>
          <w:sz w:val="22"/>
          <w:szCs w:val="22"/>
          <w:rPrChange w:id="444" w:author="Deepa Belani     /RLGPBG-DOM/IBANK/MUM" w:date="2026-06-24T12:22:00Z" w16du:dateUtc="2026-06-24T06:52:00Z">
            <w:rPr>
              <w:rFonts w:asciiTheme="minorHAnsi" w:hAnsiTheme="minorHAnsi" w:cstheme="minorHAnsi"/>
              <w:sz w:val="22"/>
              <w:szCs w:val="22"/>
            </w:rPr>
          </w:rPrChange>
        </w:rPr>
      </w:pPr>
      <w:r w:rsidRPr="00186E25">
        <w:rPr>
          <w:rFonts w:asciiTheme="minorHAnsi" w:hAnsiTheme="minorHAnsi" w:cstheme="minorHAnsi"/>
          <w:b/>
          <w:bCs/>
          <w:sz w:val="22"/>
          <w:szCs w:val="22"/>
          <w:rPrChange w:id="445" w:author="Deepa Belani     /RLGPBG-DOM/IBANK/MUM" w:date="2026-06-24T12:22:00Z" w16du:dateUtc="2026-06-24T06:52:00Z">
            <w:rPr>
              <w:rFonts w:asciiTheme="minorHAnsi" w:hAnsiTheme="minorHAnsi" w:cstheme="minorHAnsi"/>
              <w:sz w:val="22"/>
              <w:szCs w:val="22"/>
            </w:rPr>
          </w:rPrChange>
        </w:rPr>
        <w:lastRenderedPageBreak/>
        <w:t>Success Definition</w:t>
      </w:r>
    </w:p>
    <w:p w14:paraId="323AA522" w14:textId="2A757933" w:rsidR="00205FDD" w:rsidRPr="006E2E60" w:rsidRDefault="00205FDD" w:rsidP="006E2E60">
      <w:pPr>
        <w:spacing w:after="0" w:line="240" w:lineRule="auto"/>
        <w:rPr>
          <w:rFonts w:cstheme="minorHAnsi"/>
          <w:szCs w:val="22"/>
        </w:rPr>
      </w:pPr>
      <w:r w:rsidRPr="006E2E60">
        <w:rPr>
          <w:rFonts w:cstheme="minorHAnsi"/>
          <w:szCs w:val="22"/>
        </w:rPr>
        <w:t xml:space="preserve">Based on our data, which drivers should we call TODAY to prevent tomorrow's incident, and what specific </w:t>
      </w:r>
      <w:r w:rsidR="00E70117" w:rsidRPr="006E2E60">
        <w:rPr>
          <w:rFonts w:cstheme="minorHAnsi"/>
          <w:szCs w:val="22"/>
        </w:rPr>
        <w:t>behaviour</w:t>
      </w:r>
      <w:r w:rsidRPr="006E2E60">
        <w:rPr>
          <w:rFonts w:cstheme="minorHAnsi"/>
          <w:szCs w:val="22"/>
        </w:rPr>
        <w:t xml:space="preserve"> should we address?</w:t>
      </w:r>
    </w:p>
    <w:p w14:paraId="6028FA4C" w14:textId="152757B7" w:rsidR="00205FDD" w:rsidRPr="006E2E60" w:rsidRDefault="00205FDD" w:rsidP="006E2E60">
      <w:pPr>
        <w:spacing w:after="0" w:line="240" w:lineRule="auto"/>
        <w:rPr>
          <w:rFonts w:cstheme="minorHAnsi"/>
          <w:szCs w:val="22"/>
        </w:rPr>
      </w:pPr>
    </w:p>
    <w:sectPr w:rsidR="00205FDD" w:rsidRPr="006E2E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B71AC"/>
    <w:multiLevelType w:val="multilevel"/>
    <w:tmpl w:val="95323B8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6594579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epa Belani     /RLGPBG-DOM/IBANK/MUM">
    <w15:presenceInfo w15:providerId="AD" w15:userId="S::151895@icicibank.com::96934adb-347d-4b7e-8f07-1b4784819b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FDD"/>
    <w:rsid w:val="00035068"/>
    <w:rsid w:val="0016251A"/>
    <w:rsid w:val="00186E25"/>
    <w:rsid w:val="00205FDD"/>
    <w:rsid w:val="00253F1B"/>
    <w:rsid w:val="002B5ECB"/>
    <w:rsid w:val="002E0B1D"/>
    <w:rsid w:val="003F61AD"/>
    <w:rsid w:val="005747C3"/>
    <w:rsid w:val="005E3DC7"/>
    <w:rsid w:val="006E2E60"/>
    <w:rsid w:val="00870F02"/>
    <w:rsid w:val="009C52D3"/>
    <w:rsid w:val="00A94995"/>
    <w:rsid w:val="00D300C9"/>
    <w:rsid w:val="00E70117"/>
    <w:rsid w:val="00F8241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C4F1E"/>
  <w15:chartTrackingRefBased/>
  <w15:docId w15:val="{1FC38EBD-BF5A-4485-8DD2-BF966792E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ECB"/>
    <w:rPr>
      <w:sz w:val="22"/>
    </w:rPr>
  </w:style>
  <w:style w:type="paragraph" w:styleId="Heading1">
    <w:name w:val="heading 1"/>
    <w:basedOn w:val="Normal"/>
    <w:next w:val="Normal"/>
    <w:link w:val="Heading1Char"/>
    <w:uiPriority w:val="9"/>
    <w:qFormat/>
    <w:rsid w:val="002B5ECB"/>
    <w:pPr>
      <w:keepNext/>
      <w:keepLines/>
      <w:spacing w:before="360" w:after="80"/>
      <w:outlineLvl w:val="0"/>
    </w:pPr>
    <w:rPr>
      <w:rFonts w:asciiTheme="majorHAnsi" w:eastAsiaTheme="majorEastAsia" w:hAnsiTheme="majorHAnsi" w:cstheme="majorBidi"/>
      <w:color w:val="2F5496" w:themeColor="accent1" w:themeShade="BF"/>
      <w:sz w:val="24"/>
      <w:szCs w:val="40"/>
    </w:rPr>
  </w:style>
  <w:style w:type="paragraph" w:styleId="Heading2">
    <w:name w:val="heading 2"/>
    <w:basedOn w:val="Normal"/>
    <w:next w:val="Normal"/>
    <w:link w:val="Heading2Char"/>
    <w:uiPriority w:val="9"/>
    <w:unhideWhenUsed/>
    <w:qFormat/>
    <w:rsid w:val="002B5ECB"/>
    <w:pPr>
      <w:keepNext/>
      <w:keepLines/>
      <w:spacing w:before="160" w:after="80"/>
      <w:outlineLvl w:val="1"/>
    </w:pPr>
    <w:rPr>
      <w:rFonts w:asciiTheme="majorHAnsi" w:eastAsiaTheme="majorEastAsia" w:hAnsiTheme="majorHAnsi" w:cstheme="majorBidi"/>
      <w:color w:val="2F5496" w:themeColor="accent1" w:themeShade="BF"/>
      <w:sz w:val="24"/>
      <w:szCs w:val="32"/>
    </w:rPr>
  </w:style>
  <w:style w:type="paragraph" w:styleId="Heading3">
    <w:name w:val="heading 3"/>
    <w:basedOn w:val="Normal"/>
    <w:next w:val="Normal"/>
    <w:link w:val="Heading3Char"/>
    <w:uiPriority w:val="9"/>
    <w:semiHidden/>
    <w:unhideWhenUsed/>
    <w:qFormat/>
    <w:rsid w:val="00205F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5F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5F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5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ECB"/>
    <w:rPr>
      <w:rFonts w:asciiTheme="majorHAnsi" w:eastAsiaTheme="majorEastAsia" w:hAnsiTheme="majorHAnsi" w:cstheme="majorBidi"/>
      <w:color w:val="2F5496" w:themeColor="accent1" w:themeShade="BF"/>
      <w:szCs w:val="40"/>
    </w:rPr>
  </w:style>
  <w:style w:type="character" w:customStyle="1" w:styleId="Heading2Char">
    <w:name w:val="Heading 2 Char"/>
    <w:basedOn w:val="DefaultParagraphFont"/>
    <w:link w:val="Heading2"/>
    <w:uiPriority w:val="9"/>
    <w:rsid w:val="002B5ECB"/>
    <w:rPr>
      <w:rFonts w:asciiTheme="majorHAnsi" w:eastAsiaTheme="majorEastAsia" w:hAnsiTheme="majorHAnsi" w:cstheme="majorBidi"/>
      <w:color w:val="2F5496" w:themeColor="accent1" w:themeShade="BF"/>
      <w:szCs w:val="32"/>
    </w:rPr>
  </w:style>
  <w:style w:type="character" w:customStyle="1" w:styleId="Heading3Char">
    <w:name w:val="Heading 3 Char"/>
    <w:basedOn w:val="DefaultParagraphFont"/>
    <w:link w:val="Heading3"/>
    <w:uiPriority w:val="9"/>
    <w:semiHidden/>
    <w:rsid w:val="00205F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5F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5F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5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FDD"/>
    <w:rPr>
      <w:rFonts w:eastAsiaTheme="majorEastAsia" w:cstheme="majorBidi"/>
      <w:color w:val="272727" w:themeColor="text1" w:themeTint="D8"/>
    </w:rPr>
  </w:style>
  <w:style w:type="paragraph" w:styleId="Title">
    <w:name w:val="Title"/>
    <w:basedOn w:val="Normal"/>
    <w:next w:val="Normal"/>
    <w:link w:val="TitleChar"/>
    <w:uiPriority w:val="10"/>
    <w:qFormat/>
    <w:rsid w:val="00205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FDD"/>
    <w:pPr>
      <w:spacing w:before="160"/>
      <w:jc w:val="center"/>
    </w:pPr>
    <w:rPr>
      <w:i/>
      <w:iCs/>
      <w:color w:val="404040" w:themeColor="text1" w:themeTint="BF"/>
    </w:rPr>
  </w:style>
  <w:style w:type="character" w:customStyle="1" w:styleId="QuoteChar">
    <w:name w:val="Quote Char"/>
    <w:basedOn w:val="DefaultParagraphFont"/>
    <w:link w:val="Quote"/>
    <w:uiPriority w:val="29"/>
    <w:rsid w:val="00205FDD"/>
    <w:rPr>
      <w:i/>
      <w:iCs/>
      <w:color w:val="404040" w:themeColor="text1" w:themeTint="BF"/>
    </w:rPr>
  </w:style>
  <w:style w:type="paragraph" w:styleId="ListParagraph">
    <w:name w:val="List Paragraph"/>
    <w:basedOn w:val="Normal"/>
    <w:uiPriority w:val="34"/>
    <w:qFormat/>
    <w:rsid w:val="00205FDD"/>
    <w:pPr>
      <w:ind w:left="720"/>
      <w:contextualSpacing/>
    </w:pPr>
  </w:style>
  <w:style w:type="character" w:styleId="IntenseEmphasis">
    <w:name w:val="Intense Emphasis"/>
    <w:basedOn w:val="DefaultParagraphFont"/>
    <w:uiPriority w:val="21"/>
    <w:qFormat/>
    <w:rsid w:val="00205FDD"/>
    <w:rPr>
      <w:i/>
      <w:iCs/>
      <w:color w:val="2F5496" w:themeColor="accent1" w:themeShade="BF"/>
    </w:rPr>
  </w:style>
  <w:style w:type="paragraph" w:styleId="IntenseQuote">
    <w:name w:val="Intense Quote"/>
    <w:basedOn w:val="Normal"/>
    <w:next w:val="Normal"/>
    <w:link w:val="IntenseQuoteChar"/>
    <w:uiPriority w:val="30"/>
    <w:qFormat/>
    <w:rsid w:val="00205F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5FDD"/>
    <w:rPr>
      <w:i/>
      <w:iCs/>
      <w:color w:val="2F5496" w:themeColor="accent1" w:themeShade="BF"/>
    </w:rPr>
  </w:style>
  <w:style w:type="character" w:styleId="IntenseReference">
    <w:name w:val="Intense Reference"/>
    <w:basedOn w:val="DefaultParagraphFont"/>
    <w:uiPriority w:val="32"/>
    <w:qFormat/>
    <w:rsid w:val="00205FDD"/>
    <w:rPr>
      <w:b/>
      <w:bCs/>
      <w:smallCaps/>
      <w:color w:val="2F5496" w:themeColor="accent1" w:themeShade="BF"/>
      <w:spacing w:val="5"/>
    </w:rPr>
  </w:style>
  <w:style w:type="table" w:styleId="TableGrid">
    <w:name w:val="Table Grid"/>
    <w:basedOn w:val="TableNormal"/>
    <w:uiPriority w:val="39"/>
    <w:rsid w:val="00205F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E2E60"/>
    <w:pPr>
      <w:spacing w:after="0" w:line="240" w:lineRule="auto"/>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1857</Words>
  <Characters>10589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RAAMKUMAR V M</dc:creator>
  <cp:keywords/>
  <dc:description/>
  <cp:lastModifiedBy>Deepa Belani     /RLGPBG-DOM/IBANK/MUM</cp:lastModifiedBy>
  <cp:revision>4</cp:revision>
  <dcterms:created xsi:type="dcterms:W3CDTF">2026-06-24T07:00:00Z</dcterms:created>
  <dcterms:modified xsi:type="dcterms:W3CDTF">2026-06-25T11:06:00Z</dcterms:modified>
</cp:coreProperties>
</file>